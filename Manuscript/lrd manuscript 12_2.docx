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r w:rsidR="00E72285">
        <w:rPr>
          <w:rFonts w:ascii="Times New Roman" w:eastAsia="Arial" w:hAnsi="Times New Roman" w:cs="Times New Roman"/>
          <w:sz w:val="24"/>
          <w:szCs w:val="24"/>
        </w:rPr>
        <w:t>admyx</w:t>
      </w:r>
      <w:commentRangeEnd w:id="0"/>
      <w:r w:rsidR="006F7B38">
        <w:rPr>
          <w:rStyle w:val="CommentReference"/>
        </w:rPr>
        <w:commentReference w:id="0"/>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commentRangeStart w:id="3"/>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commentRangeEnd w:id="3"/>
      <w:r w:rsidR="006F7B38">
        <w:rPr>
          <w:rStyle w:val="CommentReference"/>
        </w:rPr>
        <w:commentReference w:id="3"/>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3C5A2EC5"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del w:id="4" w:author="Erin M. Buchanan" w:date="2020-12-21T17:56:00Z">
        <w:r w:rsidDel="00F50EFA">
          <w:rPr>
            <w:rFonts w:ascii="Times New Roman" w:hAnsi="Times New Roman" w:cs="Times New Roman"/>
            <w:sz w:val="24"/>
            <w:szCs w:val="24"/>
          </w:rPr>
          <w:delText>they generate</w:delText>
        </w:r>
      </w:del>
      <w:ins w:id="5" w:author="Erin M. Buchanan" w:date="2020-12-21T17:56:00Z">
        <w:r w:rsidR="00F50EFA">
          <w:rPr>
            <w:rFonts w:ascii="Times New Roman" w:hAnsi="Times New Roman" w:cs="Times New Roman"/>
            <w:sz w:val="24"/>
            <w:szCs w:val="24"/>
          </w:rPr>
          <w:t>generated in a recall study</w:t>
        </w:r>
      </w:ins>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del w:id="6" w:author="Erin M. Buchanan" w:date="2020-12-21T17:56:00Z">
        <w:r w:rsidR="00432E47" w:rsidDel="00F50EFA">
          <w:rPr>
            <w:rFonts w:ascii="Times New Roman" w:hAnsi="Times New Roman" w:cs="Times New Roman"/>
            <w:sz w:val="24"/>
            <w:szCs w:val="24"/>
          </w:rPr>
          <w:delText xml:space="preserve">an </w:delText>
        </w:r>
      </w:del>
      <w:ins w:id="7" w:author="Erin M. Buchanan" w:date="2020-12-21T17:56:00Z">
        <w:r w:rsidR="00F50EFA">
          <w:rPr>
            <w:rFonts w:ascii="Times New Roman" w:hAnsi="Times New Roman" w:cs="Times New Roman"/>
            <w:sz w:val="24"/>
            <w:szCs w:val="24"/>
          </w:rPr>
          <w:t xml:space="preserve">a set of </w:t>
        </w:r>
      </w:ins>
      <w:r w:rsidR="00432E47">
        <w:rPr>
          <w:rFonts w:ascii="Times New Roman" w:hAnsi="Times New Roman" w:cs="Times New Roman"/>
          <w:sz w:val="24"/>
          <w:szCs w:val="24"/>
        </w:rPr>
        <w:t xml:space="preserve">open-source </w:t>
      </w:r>
      <w:commentRangeStart w:id="8"/>
      <w:r w:rsidR="00432E47">
        <w:rPr>
          <w:rFonts w:ascii="Times New Roman" w:hAnsi="Times New Roman" w:cs="Times New Roman"/>
          <w:sz w:val="24"/>
          <w:szCs w:val="24"/>
        </w:rPr>
        <w:t>tool</w:t>
      </w:r>
      <w:ins w:id="9" w:author="Erin M. Buchanan" w:date="2020-12-21T17:56:00Z">
        <w:r w:rsidR="00F50EFA">
          <w:rPr>
            <w:rFonts w:ascii="Times New Roman" w:hAnsi="Times New Roman" w:cs="Times New Roman"/>
            <w:sz w:val="24"/>
            <w:szCs w:val="24"/>
          </w:rPr>
          <w:t>s</w:t>
        </w:r>
        <w:commentRangeEnd w:id="8"/>
        <w:r w:rsidR="00F50EFA">
          <w:rPr>
            <w:rStyle w:val="CommentReference"/>
          </w:rPr>
          <w:commentReference w:id="8"/>
        </w:r>
      </w:ins>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del w:id="10" w:author="Erin M. Buchanan" w:date="2020-12-21T17:58:00Z">
        <w:r w:rsidR="00BB7DAF" w:rsidDel="00F50EFA">
          <w:rPr>
            <w:rFonts w:ascii="Times New Roman" w:hAnsi="Times New Roman" w:cs="Times New Roman"/>
            <w:sz w:val="24"/>
            <w:szCs w:val="24"/>
          </w:rPr>
          <w:delText xml:space="preserve">We then </w:delText>
        </w:r>
        <w:r w:rsidR="00BB7DAF" w:rsidRPr="00BB7DAF" w:rsidDel="00F50EFA">
          <w:rPr>
            <w:rFonts w:ascii="Times New Roman" w:hAnsi="Times New Roman" w:cs="Times New Roman"/>
            <w:sz w:val="24"/>
            <w:szCs w:val="24"/>
          </w:rPr>
          <w:delText xml:space="preserve">validate </w:delText>
        </w:r>
      </w:del>
      <w:del w:id="11" w:author="Erin M. Buchanan" w:date="2020-12-21T17:57:00Z">
        <w:r w:rsidR="00BB7DAF" w:rsidDel="00F50EFA">
          <w:rPr>
            <w:rFonts w:ascii="Times New Roman" w:hAnsi="Times New Roman" w:cs="Times New Roman"/>
            <w:sz w:val="24"/>
            <w:szCs w:val="24"/>
          </w:rPr>
          <w:delText>this program</w:delText>
        </w:r>
      </w:del>
      <w:del w:id="12" w:author="Erin M. Buchanan" w:date="2020-12-21T17:58:00Z">
        <w:r w:rsidR="00BB7DAF" w:rsidRPr="00BB7DAF" w:rsidDel="00F50EFA">
          <w:rPr>
            <w:rFonts w:ascii="Times New Roman" w:hAnsi="Times New Roman" w:cs="Times New Roman"/>
            <w:sz w:val="24"/>
            <w:szCs w:val="24"/>
          </w:rPr>
          <w:delText xml:space="preserve"> </w:delText>
        </w:r>
        <w:r w:rsidR="00371DF4" w:rsidDel="00F50EFA">
          <w:rPr>
            <w:rFonts w:ascii="Times New Roman" w:hAnsi="Times New Roman" w:cs="Times New Roman"/>
            <w:sz w:val="24"/>
            <w:szCs w:val="24"/>
          </w:rPr>
          <w:delText>using two methods</w:delText>
        </w:r>
      </w:del>
      <w:del w:id="13" w:author="Erin M. Buchanan" w:date="2020-12-21T17:57:00Z">
        <w:r w:rsidR="00371DF4" w:rsidDel="00F50EFA">
          <w:rPr>
            <w:rFonts w:ascii="Times New Roman" w:hAnsi="Times New Roman" w:cs="Times New Roman"/>
            <w:sz w:val="24"/>
            <w:szCs w:val="24"/>
          </w:rPr>
          <w:delText>. First,</w:delText>
        </w:r>
      </w:del>
      <w:ins w:id="14" w:author="Erin M. Buchanan" w:date="2020-12-21T17:58:00Z">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ins>
      <w:r w:rsidR="00371DF4">
        <w:rPr>
          <w:rFonts w:ascii="Times New Roman" w:hAnsi="Times New Roman" w:cs="Times New Roman"/>
          <w:sz w:val="24"/>
          <w:szCs w:val="24"/>
        </w:rPr>
        <w:t xml:space="preserve"> we use</w:t>
      </w:r>
      <w:ins w:id="15"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del w:id="16" w:author="Erin M. Buchanan" w:date="2020-12-21T17:58:00Z">
        <w:r w:rsidR="00371DF4" w:rsidDel="00F50EFA">
          <w:rPr>
            <w:rFonts w:ascii="Times New Roman" w:hAnsi="Times New Roman" w:cs="Times New Roman"/>
            <w:sz w:val="24"/>
            <w:szCs w:val="24"/>
          </w:rPr>
          <w:delText xml:space="preserve">test </w:delText>
        </w:r>
      </w:del>
      <w:ins w:id="17" w:author="Erin M. Buchanan" w:date="2020-12-21T17:58:00Z">
        <w:r w:rsidR="00F50EFA">
          <w:rPr>
            <w:rFonts w:ascii="Times New Roman" w:hAnsi="Times New Roman" w:cs="Times New Roman"/>
            <w:sz w:val="24"/>
            <w:szCs w:val="24"/>
          </w:rPr>
          <w:t xml:space="preserve">examined </w:t>
        </w:r>
      </w:ins>
      <w:r w:rsidR="00371DF4">
        <w:rPr>
          <w:rFonts w:ascii="Times New Roman" w:hAnsi="Times New Roman" w:cs="Times New Roman"/>
          <w:sz w:val="24"/>
          <w:szCs w:val="24"/>
        </w:rPr>
        <w:t>whether the results replicate</w:t>
      </w:r>
      <w:ins w:id="18"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ins w:id="19" w:author="Erin M. Buchanan" w:date="2020-12-21T17:58:00Z">
        <w:r w:rsidR="00F50EFA">
          <w:rPr>
            <w:rFonts w:ascii="Times New Roman" w:hAnsi="Times New Roman" w:cs="Times New Roman"/>
            <w:sz w:val="24"/>
            <w:szCs w:val="24"/>
          </w:rPr>
          <w:t>ed</w:t>
        </w:r>
      </w:ins>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1140D095"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del w:id="20" w:author="Erin M. Buchanan" w:date="2020-12-21T18:00:00Z">
        <w:r w:rsidR="00630D63" w:rsidDel="00F50EFA">
          <w:rPr>
            <w:rFonts w:ascii="Times New Roman" w:hAnsi="Times New Roman" w:cs="Times New Roman"/>
            <w:sz w:val="24"/>
            <w:szCs w:val="24"/>
          </w:rPr>
          <w:delText xml:space="preserve"> </w:delText>
        </w:r>
        <w:r w:rsidR="00C7665A" w:rsidDel="00F50EFA">
          <w:rPr>
            <w:rFonts w:ascii="Times New Roman" w:hAnsi="Times New Roman" w:cs="Times New Roman"/>
            <w:sz w:val="24"/>
            <w:szCs w:val="24"/>
          </w:rPr>
          <w:delText>following</w:delText>
        </w:r>
        <w:r w:rsidR="009234F2" w:rsidDel="00F50EFA">
          <w:rPr>
            <w:rFonts w:ascii="Times New Roman" w:hAnsi="Times New Roman" w:cs="Times New Roman"/>
            <w:sz w:val="24"/>
            <w:szCs w:val="24"/>
          </w:rPr>
          <w:delText xml:space="preserve"> study,</w:delText>
        </w:r>
      </w:del>
      <w:r w:rsidR="009234F2">
        <w:rPr>
          <w:rFonts w:ascii="Times New Roman" w:hAnsi="Times New Roman" w:cs="Times New Roman"/>
          <w:sz w:val="24"/>
          <w:szCs w:val="24"/>
        </w:rPr>
        <w:t xml:space="preserve"> </w:t>
      </w:r>
      <w:commentRangeStart w:id="21"/>
      <w:r w:rsidR="009234F2">
        <w:rPr>
          <w:rFonts w:ascii="Times New Roman" w:hAnsi="Times New Roman" w:cs="Times New Roman"/>
          <w:sz w:val="24"/>
          <w:szCs w:val="24"/>
        </w:rPr>
        <w:t>participants</w:t>
      </w:r>
      <w:commentRangeEnd w:id="21"/>
      <w:r w:rsidR="00F50EFA">
        <w:rPr>
          <w:rStyle w:val="CommentReference"/>
        </w:rPr>
        <w:commentReference w:id="21"/>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ins w:id="22" w:author="Erin M. Buchanan" w:date="2020-12-21T18:01:00Z">
        <w:r w:rsidR="00690C65">
          <w:rPr>
            <w:rFonts w:ascii="Times New Roman" w:hAnsi="Times New Roman" w:cs="Times New Roman"/>
            <w:sz w:val="24"/>
            <w:szCs w:val="24"/>
          </w:rPr>
          <w:t>,</w:t>
        </w:r>
      </w:ins>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ins w:id="23" w:author="Erin M. Buchanan" w:date="2020-12-21T18:01:00Z">
        <w:r w:rsidR="00690C65">
          <w:rPr>
            <w:rFonts w:ascii="Times New Roman" w:hAnsi="Times New Roman" w:cs="Times New Roman"/>
            <w:sz w:val="24"/>
            <w:szCs w:val="24"/>
          </w:rPr>
          <w:t>,</w:t>
        </w:r>
      </w:ins>
      <w:r w:rsidR="001A20E3">
        <w:rPr>
          <w:rFonts w:ascii="Times New Roman" w:hAnsi="Times New Roman" w:cs="Times New Roman"/>
          <w:sz w:val="24"/>
          <w:szCs w:val="24"/>
        </w:rPr>
        <w:t xml:space="preserve"> cues or constraints</w:t>
      </w:r>
      <w:ins w:id="24" w:author="Erin M. Buchanan" w:date="2020-12-21T18:01:00Z">
        <w:r w:rsidR="00690C65">
          <w:rPr>
            <w:rFonts w:ascii="Times New Roman" w:hAnsi="Times New Roman" w:cs="Times New Roman"/>
            <w:sz w:val="24"/>
            <w:szCs w:val="24"/>
          </w:rPr>
          <w:t xml:space="preserve"> (free-recall)</w:t>
        </w:r>
      </w:ins>
      <w:r w:rsidR="001A20E3">
        <w:rPr>
          <w:rFonts w:ascii="Times New Roman" w:hAnsi="Times New Roman" w:cs="Times New Roman"/>
          <w:sz w:val="24"/>
          <w:szCs w:val="24"/>
        </w:rPr>
        <w:t>, or by the presentation of a cue that is used to direct their retrieval</w:t>
      </w:r>
      <w:ins w:id="25" w:author="Erin M. Buchanan" w:date="2020-12-21T18:01:00Z">
        <w:r w:rsidR="00690C65">
          <w:rPr>
            <w:rFonts w:ascii="Times New Roman" w:hAnsi="Times New Roman" w:cs="Times New Roman"/>
            <w:sz w:val="24"/>
            <w:szCs w:val="24"/>
          </w:rPr>
          <w:t xml:space="preserve"> (cued-recall)</w:t>
        </w:r>
      </w:ins>
      <w:r w:rsidR="001A20E3">
        <w:rPr>
          <w:rFonts w:ascii="Times New Roman" w:hAnsi="Times New Roman" w:cs="Times New Roman"/>
          <w:sz w:val="24"/>
          <w:szCs w:val="24"/>
        </w:rPr>
        <w:t xml:space="preserve">. </w:t>
      </w:r>
      <w:commentRangeStart w:id="26"/>
      <w:commentRangeStart w:id="27"/>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w:t>
      </w:r>
      <w:commentRangeEnd w:id="26"/>
      <w:r w:rsidR="00F964F1">
        <w:rPr>
          <w:rStyle w:val="CommentReference"/>
        </w:rPr>
        <w:commentReference w:id="26"/>
      </w:r>
      <w:commentRangeEnd w:id="27"/>
      <w:r w:rsidR="003C09CF">
        <w:rPr>
          <w:rStyle w:val="CommentReference"/>
        </w:rPr>
        <w:commentReference w:id="27"/>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del w:id="28" w:author="Erin M. Buchanan" w:date="2020-12-21T18:03:00Z">
        <w:r w:rsidR="00E938DE" w:rsidDel="00F964F1">
          <w:rPr>
            <w:rFonts w:ascii="Times New Roman" w:hAnsi="Times New Roman" w:cs="Times New Roman"/>
            <w:sz w:val="24"/>
            <w:szCs w:val="24"/>
          </w:rPr>
          <w:delText>common</w:delText>
        </w:r>
        <w:r w:rsidR="003B3774" w:rsidDel="00F964F1">
          <w:rPr>
            <w:rFonts w:ascii="Times New Roman" w:hAnsi="Times New Roman" w:cs="Times New Roman"/>
            <w:sz w:val="24"/>
            <w:szCs w:val="24"/>
          </w:rPr>
          <w:delText xml:space="preserve"> </w:delText>
        </w:r>
      </w:del>
      <w:ins w:id="29" w:author="Erin M. Buchanan" w:date="2020-12-21T18:03:00Z">
        <w:r w:rsidR="00F964F1">
          <w:rPr>
            <w:rFonts w:ascii="Times New Roman" w:hAnsi="Times New Roman" w:cs="Times New Roman"/>
            <w:sz w:val="24"/>
            <w:szCs w:val="24"/>
          </w:rPr>
          <w:t xml:space="preserve">routine </w:t>
        </w:r>
      </w:ins>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del w:id="30" w:author="Erin M. Buchanan" w:date="2020-12-21T18:03:00Z">
        <w:r w:rsidR="00B501A7" w:rsidDel="003C09CF">
          <w:rPr>
            <w:rFonts w:ascii="Times New Roman" w:hAnsi="Times New Roman" w:cs="Times New Roman"/>
            <w:sz w:val="24"/>
            <w:szCs w:val="24"/>
          </w:rPr>
          <w:delText xml:space="preserve">much </w:delText>
        </w:r>
      </w:del>
      <w:ins w:id="31" w:author="Erin M. Buchanan" w:date="2020-12-21T18:03:00Z">
        <w:r w:rsidR="003C09CF">
          <w:rPr>
            <w:rFonts w:ascii="Times New Roman" w:hAnsi="Times New Roman" w:cs="Times New Roman"/>
            <w:sz w:val="24"/>
            <w:szCs w:val="24"/>
          </w:rPr>
          <w:t xml:space="preserve">a large body of </w:t>
        </w:r>
      </w:ins>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commentRangeStart w:id="32"/>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commentRangeEnd w:id="32"/>
      <w:r w:rsidR="003C09CF">
        <w:rPr>
          <w:rStyle w:val="CommentReference"/>
        </w:rPr>
        <w:commentReference w:id="32"/>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3C7918"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del w:id="33" w:author="Erin M. Buchanan" w:date="2020-12-21T18:06:00Z">
        <w:r w:rsidR="007E14FA" w:rsidDel="00AB0ADF">
          <w:rPr>
            <w:rFonts w:ascii="Times New Roman" w:hAnsi="Times New Roman" w:cs="Times New Roman"/>
            <w:sz w:val="24"/>
            <w:szCs w:val="24"/>
          </w:rPr>
          <w:delText xml:space="preserve">common </w:delText>
        </w:r>
      </w:del>
      <w:ins w:id="34" w:author="Erin M. Buchanan" w:date="2020-12-21T18:06:00Z">
        <w:r w:rsidR="00AB0ADF">
          <w:rPr>
            <w:rFonts w:ascii="Times New Roman" w:hAnsi="Times New Roman" w:cs="Times New Roman"/>
            <w:sz w:val="24"/>
            <w:szCs w:val="24"/>
          </w:rPr>
          <w:t xml:space="preserve">pervasive </w:t>
        </w:r>
      </w:ins>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35"/>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35"/>
      <w:r w:rsidR="00AB0ADF">
        <w:rPr>
          <w:rStyle w:val="CommentReference"/>
        </w:rPr>
        <w:commentReference w:id="35"/>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proofErr w:type="gramStart"/>
      <w:r w:rsidR="00BA13CE" w:rsidRPr="00C75C0F">
        <w:rPr>
          <w:rFonts w:ascii="Times New Roman" w:hAnsi="Times New Roman" w:cs="Times New Roman"/>
          <w:sz w:val="24"/>
          <w:szCs w:val="24"/>
        </w:rPr>
        <w:softHyphen/>
        <w:t>(</w:t>
      </w:r>
      <w:proofErr w:type="gramEnd"/>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36"/>
      <w:r w:rsidR="002D5924">
        <w:rPr>
          <w:rFonts w:ascii="Times New Roman" w:hAnsi="Times New Roman" w:cs="Times New Roman"/>
          <w:sz w:val="24"/>
          <w:szCs w:val="24"/>
        </w:rPr>
        <w:t>properties</w:t>
      </w:r>
      <w:commentRangeEnd w:id="36"/>
      <w:r w:rsidR="001647F0">
        <w:rPr>
          <w:rStyle w:val="CommentReference"/>
        </w:rPr>
        <w:commentReference w:id="36"/>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w:t>
      </w:r>
      <w:commentRangeStart w:id="37"/>
      <w:r w:rsidR="00A903F1" w:rsidRPr="00A903F1">
        <w:rPr>
          <w:rFonts w:ascii="Times New Roman" w:hAnsi="Times New Roman" w:cs="Times New Roman"/>
          <w:sz w:val="24"/>
          <w:szCs w:val="24"/>
        </w:rPr>
        <w:t xml:space="preserve">lexical </w:t>
      </w:r>
      <w:commentRangeEnd w:id="37"/>
      <w:r w:rsidR="00552DE7">
        <w:rPr>
          <w:rStyle w:val="CommentReference"/>
        </w:rPr>
        <w:commentReference w:id="37"/>
      </w:r>
      <w:r w:rsidR="00A903F1" w:rsidRPr="00A903F1">
        <w:rPr>
          <w:rFonts w:ascii="Times New Roman" w:hAnsi="Times New Roman" w:cs="Times New Roman"/>
          <w:sz w:val="24"/>
          <w:szCs w:val="24"/>
        </w:rPr>
        <w:t xml:space="preserve">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38"/>
      <w:r w:rsidR="005C15C5">
        <w:rPr>
          <w:rFonts w:ascii="Times New Roman" w:hAnsi="Times New Roman" w:cs="Times New Roman"/>
          <w:sz w:val="24"/>
          <w:szCs w:val="24"/>
        </w:rPr>
        <w:t>data</w:t>
      </w:r>
      <w:commentRangeEnd w:id="38"/>
      <w:r w:rsidR="0003767B">
        <w:rPr>
          <w:rStyle w:val="CommentReference"/>
        </w:rPr>
        <w:commentReference w:id="38"/>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D814EE3"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proofErr w:type="gramStart"/>
      <w:r>
        <w:rPr>
          <w:rFonts w:ascii="Times New Roman" w:hAnsi="Times New Roman" w:cs="Times New Roman"/>
          <w:sz w:val="24"/>
          <w:szCs w:val="24"/>
        </w:rPr>
        <w:t>are</w:t>
      </w:r>
      <w:proofErr w:type="gramEnd"/>
      <w:r w:rsidR="00BB013C">
        <w:rPr>
          <w:rFonts w:ascii="Times New Roman" w:hAnsi="Times New Roman" w:cs="Times New Roman"/>
          <w:sz w:val="24"/>
          <w:szCs w:val="24"/>
        </w:rPr>
        <w:t xml:space="preserve"> generally scored by matching participants’ responses </w:t>
      </w:r>
      <w:commentRangeStart w:id="39"/>
      <w:r w:rsidR="0000770B">
        <w:rPr>
          <w:rFonts w:ascii="Times New Roman" w:hAnsi="Times New Roman" w:cs="Times New Roman"/>
          <w:sz w:val="24"/>
          <w:szCs w:val="24"/>
        </w:rPr>
        <w:t>to</w:t>
      </w:r>
      <w:commentRangeEnd w:id="39"/>
      <w:r w:rsidR="00196F16">
        <w:rPr>
          <w:rStyle w:val="CommentReference"/>
        </w:rPr>
        <w:commentReference w:id="39"/>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del w:id="40" w:author="Erin M. Buchanan" w:date="2020-12-21T18:12:00Z">
        <w:r w:rsidR="00052894" w:rsidDel="00240E09">
          <w:rPr>
            <w:rFonts w:ascii="Times New Roman" w:hAnsi="Times New Roman" w:cs="Times New Roman"/>
            <w:sz w:val="24"/>
            <w:szCs w:val="24"/>
          </w:rPr>
          <w:delText xml:space="preserve">this </w:delText>
        </w:r>
      </w:del>
      <w:ins w:id="41" w:author="Erin M. Buchanan" w:date="2020-12-21T18:11:00Z">
        <w:r w:rsidR="00240E09">
          <w:rPr>
            <w:rFonts w:ascii="Times New Roman" w:hAnsi="Times New Roman" w:cs="Times New Roman"/>
            <w:sz w:val="24"/>
            <w:szCs w:val="24"/>
          </w:rPr>
          <w:t xml:space="preserve">manual scoring </w:t>
        </w:r>
      </w:ins>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del w:id="42" w:author="Erin M. Buchanan" w:date="2020-12-21T18:12:00Z">
        <w:r w:rsidR="00E84583" w:rsidDel="00240E09">
          <w:rPr>
            <w:rFonts w:ascii="Times New Roman" w:hAnsi="Times New Roman" w:cs="Times New Roman"/>
            <w:sz w:val="24"/>
            <w:szCs w:val="24"/>
          </w:rPr>
          <w:delText>this</w:delText>
        </w:r>
        <w:r w:rsidR="00052894" w:rsidDel="00240E09">
          <w:rPr>
            <w:rFonts w:ascii="Times New Roman" w:hAnsi="Times New Roman" w:cs="Times New Roman"/>
            <w:sz w:val="24"/>
            <w:szCs w:val="24"/>
          </w:rPr>
          <w:delText xml:space="preserve"> </w:delText>
        </w:r>
      </w:del>
      <w:ins w:id="43" w:author="Erin M. Buchanan" w:date="2020-12-21T18:12:00Z">
        <w:r w:rsidR="00240E09">
          <w:rPr>
            <w:rFonts w:ascii="Times New Roman" w:hAnsi="Times New Roman" w:cs="Times New Roman"/>
            <w:sz w:val="24"/>
            <w:szCs w:val="24"/>
          </w:rPr>
          <w:t xml:space="preserve">multiple scorers </w:t>
        </w:r>
      </w:ins>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71373115"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del w:id="44" w:author="Erin M. Buchanan" w:date="2020-12-21T18:12:00Z">
        <w:r w:rsidR="00A23515" w:rsidDel="00240E09">
          <w:rPr>
            <w:rFonts w:ascii="Times New Roman" w:hAnsi="Times New Roman" w:cs="Times New Roman"/>
            <w:sz w:val="24"/>
            <w:szCs w:val="24"/>
          </w:rPr>
          <w:delText xml:space="preserve">simply having </w:delText>
        </w:r>
        <w:r w:rsidR="00785F04" w:rsidDel="00240E09">
          <w:rPr>
            <w:rFonts w:ascii="Times New Roman" w:hAnsi="Times New Roman" w:cs="Times New Roman"/>
            <w:sz w:val="24"/>
            <w:szCs w:val="24"/>
          </w:rPr>
          <w:delText>a p</w:delText>
        </w:r>
        <w:r w:rsidR="00A23515" w:rsidDel="00240E09">
          <w:rPr>
            <w:rFonts w:ascii="Times New Roman" w:hAnsi="Times New Roman" w:cs="Times New Roman"/>
            <w:sz w:val="24"/>
            <w:szCs w:val="24"/>
          </w:rPr>
          <w:delText>r</w:delText>
        </w:r>
        <w:r w:rsidR="00785F04" w:rsidDel="00240E09">
          <w:rPr>
            <w:rFonts w:ascii="Times New Roman" w:hAnsi="Times New Roman" w:cs="Times New Roman"/>
            <w:sz w:val="24"/>
            <w:szCs w:val="24"/>
          </w:rPr>
          <w:delText>ogram</w:delText>
        </w:r>
      </w:del>
      <w:ins w:id="45" w:author="Erin M. Buchanan" w:date="2020-12-21T18:12:00Z">
        <w:r w:rsidR="00240E09">
          <w:rPr>
            <w:rFonts w:ascii="Times New Roman" w:hAnsi="Times New Roman" w:cs="Times New Roman"/>
            <w:sz w:val="24"/>
            <w:szCs w:val="24"/>
          </w:rPr>
          <w:t>simple text</w:t>
        </w:r>
      </w:ins>
      <w:r w:rsidR="00A23515">
        <w:rPr>
          <w:rFonts w:ascii="Times New Roman" w:hAnsi="Times New Roman" w:cs="Times New Roman"/>
          <w:sz w:val="24"/>
          <w:szCs w:val="24"/>
        </w:rPr>
        <w:t xml:space="preserve"> match</w:t>
      </w:r>
      <w:ins w:id="46" w:author="Erin M. Buchanan" w:date="2020-12-21T18:12:00Z">
        <w:r w:rsidR="00240E09">
          <w:rPr>
            <w:rFonts w:ascii="Times New Roman" w:hAnsi="Times New Roman" w:cs="Times New Roman"/>
            <w:sz w:val="24"/>
            <w:szCs w:val="24"/>
          </w:rPr>
          <w:t>ing of</w:t>
        </w:r>
      </w:ins>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ins w:id="47" w:author="Erin M. Buchanan" w:date="2020-12-21T18:12:00Z">
        <w:r w:rsidR="00240E09">
          <w:rPr>
            <w:rFonts w:ascii="Times New Roman" w:hAnsi="Times New Roman" w:cs="Times New Roman"/>
            <w:sz w:val="24"/>
            <w:szCs w:val="24"/>
          </w:rPr>
          <w:t xml:space="preserve">, such as </w:t>
        </w:r>
      </w:ins>
      <w:ins w:id="48" w:author="Erin M. Buchanan" w:date="2020-12-21T18:13:00Z">
        <w:r w:rsidR="00240E09">
          <w:rPr>
            <w:rFonts w:ascii="Times New Roman" w:hAnsi="Times New Roman" w:cs="Times New Roman"/>
            <w:sz w:val="24"/>
            <w:szCs w:val="24"/>
          </w:rPr>
          <w:t>misspellings or embedded coding provided by the survey software (extra spaces, tabs, newlines, etc.). These items</w:t>
        </w:r>
      </w:ins>
      <w:del w:id="49" w:author="Erin M. Buchanan" w:date="2020-12-21T18:13:00Z">
        <w:r w:rsidR="001578AB" w:rsidDel="00240E09">
          <w:rPr>
            <w:rFonts w:ascii="Times New Roman" w:hAnsi="Times New Roman" w:cs="Times New Roman"/>
            <w:sz w:val="24"/>
            <w:szCs w:val="24"/>
          </w:rPr>
          <w:delText xml:space="preserve"> </w:delText>
        </w:r>
        <w:r w:rsidR="00824065" w:rsidDel="00240E09">
          <w:rPr>
            <w:rFonts w:ascii="Times New Roman" w:hAnsi="Times New Roman" w:cs="Times New Roman"/>
            <w:sz w:val="24"/>
            <w:szCs w:val="24"/>
          </w:rPr>
          <w:delText xml:space="preserve">that may </w:delText>
        </w:r>
        <w:r w:rsidR="008E0525" w:rsidDel="00240E09">
          <w:rPr>
            <w:rFonts w:ascii="Times New Roman" w:hAnsi="Times New Roman" w:cs="Times New Roman"/>
            <w:sz w:val="24"/>
            <w:szCs w:val="24"/>
          </w:rPr>
          <w:delText>still involve</w:delText>
        </w:r>
      </w:del>
      <w:ins w:id="50" w:author="Erin M. Buchanan" w:date="2020-12-21T18:13:00Z">
        <w:r w:rsidR="00240E09">
          <w:rPr>
            <w:rFonts w:ascii="Times New Roman" w:hAnsi="Times New Roman" w:cs="Times New Roman"/>
            <w:sz w:val="24"/>
            <w:szCs w:val="24"/>
          </w:rPr>
          <w:t xml:space="preserve"> still represent</w:t>
        </w:r>
      </w:ins>
      <w:r w:rsidR="008E0525">
        <w:rPr>
          <w:rFonts w:ascii="Times New Roman" w:hAnsi="Times New Roman" w:cs="Times New Roman"/>
          <w:sz w:val="24"/>
          <w:szCs w:val="24"/>
        </w:rPr>
        <w:t xml:space="preserve"> a correct memory</w:t>
      </w:r>
      <w:ins w:id="51" w:author="Erin M. Buchanan" w:date="2020-12-21T18:13:00Z">
        <w:r w:rsidR="00240E09">
          <w:rPr>
            <w:rFonts w:ascii="Times New Roman" w:hAnsi="Times New Roman" w:cs="Times New Roman"/>
            <w:sz w:val="24"/>
            <w:szCs w:val="24"/>
          </w:rPr>
          <w:t>, h</w:t>
        </w:r>
      </w:ins>
      <w:ins w:id="52" w:author="Erin M. Buchanan" w:date="2020-12-21T18:14:00Z">
        <w:r w:rsidR="00240E09">
          <w:rPr>
            <w:rFonts w:ascii="Times New Roman" w:hAnsi="Times New Roman" w:cs="Times New Roman"/>
            <w:sz w:val="24"/>
            <w:szCs w:val="24"/>
          </w:rPr>
          <w:t xml:space="preserve">owever, more sophisticated text processing is required. </w:t>
        </w:r>
      </w:ins>
      <w:del w:id="53" w:author="Erin M. Buchanan" w:date="2020-12-21T18:14:00Z">
        <w:r w:rsidR="008E0525" w:rsidDel="00240E09">
          <w:rPr>
            <w:rFonts w:ascii="Times New Roman" w:hAnsi="Times New Roman" w:cs="Times New Roman"/>
            <w:sz w:val="24"/>
            <w:szCs w:val="24"/>
          </w:rPr>
          <w:delText xml:space="preserve"> </w:delText>
        </w:r>
        <w:r w:rsidR="00DB7EEC" w:rsidDel="00240E09">
          <w:rPr>
            <w:rFonts w:ascii="Times New Roman" w:hAnsi="Times New Roman" w:cs="Times New Roman"/>
            <w:sz w:val="24"/>
            <w:szCs w:val="24"/>
          </w:rPr>
          <w:delText xml:space="preserve">as these </w:delText>
        </w:r>
        <w:r w:rsidR="008E0525" w:rsidDel="00240E09">
          <w:rPr>
            <w:rFonts w:ascii="Times New Roman" w:hAnsi="Times New Roman" w:cs="Times New Roman"/>
            <w:sz w:val="24"/>
            <w:szCs w:val="24"/>
          </w:rPr>
          <w:delText xml:space="preserve">may be </w:delText>
        </w:r>
        <w:r w:rsidR="00CE6B61" w:rsidDel="00240E09">
          <w:rPr>
            <w:rFonts w:ascii="Times New Roman" w:hAnsi="Times New Roman" w:cs="Times New Roman"/>
            <w:sz w:val="24"/>
            <w:szCs w:val="24"/>
          </w:rPr>
          <w:delText>scored</w:delText>
        </w:r>
        <w:r w:rsidR="008E0525" w:rsidDel="00240E09">
          <w:rPr>
            <w:rFonts w:ascii="Times New Roman" w:hAnsi="Times New Roman" w:cs="Times New Roman"/>
            <w:sz w:val="24"/>
            <w:szCs w:val="24"/>
          </w:rPr>
          <w:delText xml:space="preserve"> as incorrect due to misspellings </w:delText>
        </w:r>
        <w:r w:rsidR="001310EA" w:rsidDel="00240E09">
          <w:rPr>
            <w:rFonts w:ascii="Times New Roman" w:hAnsi="Times New Roman" w:cs="Times New Roman"/>
            <w:sz w:val="24"/>
            <w:szCs w:val="24"/>
          </w:rPr>
          <w:delText>or the addition of an additional character either before or after a</w:delText>
        </w:r>
        <w:r w:rsidR="00CE6B61" w:rsidDel="00240E09">
          <w:rPr>
            <w:rFonts w:ascii="Times New Roman" w:hAnsi="Times New Roman" w:cs="Times New Roman"/>
            <w:sz w:val="24"/>
            <w:szCs w:val="24"/>
          </w:rPr>
          <w:delText xml:space="preserve"> memory item such as an extra space. </w:delText>
        </w:r>
      </w:del>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ins w:id="54" w:author="Erin M. Buchanan" w:date="2020-12-21T18:14:00Z">
        <w:r w:rsidR="00240E09">
          <w:rPr>
            <w:rFonts w:ascii="Times New Roman" w:hAnsi="Times New Roman" w:cs="Times New Roman"/>
            <w:sz w:val="24"/>
            <w:szCs w:val="24"/>
          </w:rPr>
          <w:t xml:space="preserve">one-to-one matching </w:t>
        </w:r>
      </w:ins>
      <w:r w:rsidR="00DE66D0">
        <w:rPr>
          <w:rFonts w:ascii="Times New Roman" w:hAnsi="Times New Roman" w:cs="Times New Roman"/>
          <w:sz w:val="24"/>
          <w:szCs w:val="24"/>
        </w:rPr>
        <w:t xml:space="preserve">program may not </w:t>
      </w:r>
      <w:ins w:id="55" w:author="Erin M. Buchanan" w:date="2020-12-21T18:14:00Z">
        <w:r w:rsidR="00240E09">
          <w:rPr>
            <w:rFonts w:ascii="Times New Roman" w:hAnsi="Times New Roman" w:cs="Times New Roman"/>
            <w:sz w:val="24"/>
            <w:szCs w:val="24"/>
          </w:rPr>
          <w:t xml:space="preserve">score correctly </w:t>
        </w:r>
      </w:ins>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9D1079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ins w:id="56" w:author="Erin M. Buchanan" w:date="2020-12-21T18:15:00Z">
        <w:r w:rsidR="00DD18BC">
          <w:rPr>
            <w:rFonts w:ascii="Times New Roman" w:hAnsi="Times New Roman" w:cs="Times New Roman"/>
            <w:sz w:val="24"/>
            <w:szCs w:val="24"/>
          </w:rPr>
          <w:t>, as determined by the user</w:t>
        </w:r>
      </w:ins>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del w:id="57" w:author="Erin M. Buchanan" w:date="2020-12-21T18:15:00Z">
        <w:r w:rsidR="005C7247" w:rsidDel="00F7535F">
          <w:rPr>
            <w:rFonts w:ascii="Times New Roman" w:hAnsi="Times New Roman" w:cs="Times New Roman"/>
            <w:sz w:val="24"/>
            <w:szCs w:val="24"/>
          </w:rPr>
          <w:delText xml:space="preserve">both </w:delText>
        </w:r>
        <w:r w:rsidR="00E70D49" w:rsidDel="00F7535F">
          <w:rPr>
            <w:rFonts w:ascii="Times New Roman" w:hAnsi="Times New Roman" w:cs="Times New Roman"/>
            <w:sz w:val="24"/>
            <w:szCs w:val="24"/>
          </w:rPr>
          <w:delText xml:space="preserve">cued-recall </w:delText>
        </w:r>
        <w:r w:rsidR="005C7247" w:rsidDel="00F7535F">
          <w:rPr>
            <w:rFonts w:ascii="Times New Roman" w:hAnsi="Times New Roman" w:cs="Times New Roman"/>
            <w:sz w:val="24"/>
            <w:szCs w:val="24"/>
          </w:rPr>
          <w:delText xml:space="preserve">and free-recall </w:delText>
        </w:r>
        <w:r w:rsidR="000A5C74" w:rsidDel="00F7535F">
          <w:rPr>
            <w:rFonts w:ascii="Times New Roman" w:hAnsi="Times New Roman" w:cs="Times New Roman"/>
            <w:sz w:val="24"/>
            <w:szCs w:val="24"/>
          </w:rPr>
          <w:delText>data</w:delText>
        </w:r>
      </w:del>
      <w:ins w:id="58" w:author="Erin M. Buchanan" w:date="2020-12-21T18:15:00Z">
        <w:r w:rsidR="00F7535F">
          <w:rPr>
            <w:rFonts w:ascii="Times New Roman" w:hAnsi="Times New Roman" w:cs="Times New Roman"/>
            <w:sz w:val="24"/>
            <w:szCs w:val="24"/>
          </w:rPr>
          <w:t>s</w:t>
        </w:r>
      </w:ins>
      <w:ins w:id="59" w:author="Erin M. Buchanan" w:date="2020-12-21T18:16:00Z">
        <w:r w:rsidR="00F7535F">
          <w:rPr>
            <w:rFonts w:ascii="Times New Roman" w:hAnsi="Times New Roman" w:cs="Times New Roman"/>
            <w:sz w:val="24"/>
            <w:szCs w:val="24"/>
          </w:rPr>
          <w:t>everal types of recall data</w:t>
        </w:r>
      </w:ins>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6839B9C9"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del w:id="60" w:author="Erin M. Buchanan" w:date="2020-12-21T18:18:00Z">
        <w:r w:rsidR="00B7640E" w:rsidDel="00133086">
          <w:rPr>
            <w:rFonts w:ascii="Times New Roman" w:hAnsi="Times New Roman" w:cs="Times New Roman"/>
            <w:sz w:val="24"/>
            <w:szCs w:val="24"/>
          </w:rPr>
          <w:delText>cued-r</w:delText>
        </w:r>
      </w:del>
      <w:ins w:id="61" w:author="Erin M. Buchanan" w:date="2020-12-21T18:18:00Z">
        <w:r w:rsidR="00133086">
          <w:rPr>
            <w:rFonts w:ascii="Times New Roman" w:hAnsi="Times New Roman" w:cs="Times New Roman"/>
            <w:sz w:val="24"/>
            <w:szCs w:val="24"/>
          </w:rPr>
          <w:t>r</w:t>
        </w:r>
      </w:ins>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ins w:id="62" w:author="Erin M. Buchanan" w:date="2020-12-21T18:20:00Z">
        <w:r w:rsidR="00133086">
          <w:rPr>
            <w:rFonts w:ascii="Times New Roman" w:hAnsi="Times New Roman" w:cs="Times New Roman"/>
            <w:sz w:val="24"/>
            <w:szCs w:val="24"/>
          </w:rPr>
          <w:t xml:space="preserve"> We additionally provide functions for specific analyses tied to recall data including </w:t>
        </w:r>
      </w:ins>
      <w:ins w:id="63" w:author="Erin M. Buchanan" w:date="2020-12-21T18:21:00Z">
        <w:r w:rsidR="00133086">
          <w:rPr>
            <w:rFonts w:ascii="Times New Roman" w:hAnsi="Times New Roman" w:cs="Times New Roman"/>
            <w:sz w:val="24"/>
            <w:szCs w:val="24"/>
          </w:rPr>
          <w:t>serial position curves, conditional response probabilities, and probability of first reca</w:t>
        </w:r>
      </w:ins>
      <w:ins w:id="64" w:author="Erin M. Buchanan" w:date="2020-12-21T18:22:00Z">
        <w:r w:rsidR="00133086">
          <w:rPr>
            <w:rFonts w:ascii="Times New Roman" w:hAnsi="Times New Roman" w:cs="Times New Roman"/>
            <w:sz w:val="24"/>
            <w:szCs w:val="24"/>
          </w:rPr>
          <w:t xml:space="preserve">ll (CITE THAT PAPER THAT TALKS ABOUT THESE). </w:t>
        </w:r>
      </w:ins>
    </w:p>
    <w:p w14:paraId="5EA96716" w14:textId="2170F838"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del w:id="65" w:author="Erin M. Buchanan" w:date="2020-12-21T18:22:00Z">
        <w:r w:rsidR="00E14517" w:rsidDel="00286AE3">
          <w:rPr>
            <w:rFonts w:ascii="Times New Roman" w:hAnsi="Times New Roman" w:cs="Times New Roman"/>
            <w:sz w:val="24"/>
            <w:szCs w:val="24"/>
          </w:rPr>
          <w:delText xml:space="preserve">cued and free </w:delText>
        </w:r>
      </w:del>
      <w:ins w:id="66" w:author="Erin M. Buchanan" w:date="2020-12-21T18:22:00Z">
        <w:r w:rsidR="00286AE3">
          <w:rPr>
            <w:rFonts w:ascii="Times New Roman" w:hAnsi="Times New Roman" w:cs="Times New Roman"/>
            <w:sz w:val="24"/>
            <w:szCs w:val="24"/>
          </w:rPr>
          <w:t xml:space="preserve">three types of </w:t>
        </w:r>
      </w:ins>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67"/>
      <w:r w:rsidR="00002C91" w:rsidRPr="00285247">
        <w:rPr>
          <w:rFonts w:ascii="Times New Roman" w:hAnsi="Times New Roman" w:cs="Times New Roman"/>
          <w:i/>
          <w:iCs/>
          <w:sz w:val="24"/>
          <w:szCs w:val="24"/>
        </w:rPr>
        <w:t>Shiny</w:t>
      </w:r>
      <w:commentRangeEnd w:id="67"/>
      <w:r w:rsidR="00286AE3">
        <w:rPr>
          <w:rStyle w:val="CommentReference"/>
        </w:rPr>
        <w:commentReference w:id="67"/>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w:t>
      </w:r>
      <w:r w:rsidR="00F71A31">
        <w:rPr>
          <w:rFonts w:ascii="Times New Roman" w:hAnsi="Times New Roman" w:cs="Times New Roman"/>
          <w:sz w:val="24"/>
          <w:szCs w:val="24"/>
        </w:rPr>
        <w:lastRenderedPageBreak/>
        <w:t>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commentRangeStart w:id="68"/>
      <w:r>
        <w:rPr>
          <w:rFonts w:ascii="Times New Roman" w:hAnsi="Times New Roman" w:cs="Times New Roman"/>
          <w:b/>
          <w:bCs/>
          <w:sz w:val="24"/>
          <w:szCs w:val="24"/>
        </w:rPr>
        <w:t>Installation and Set Up</w:t>
      </w:r>
      <w:commentRangeEnd w:id="68"/>
      <w:r w:rsidR="004601A5">
        <w:rPr>
          <w:rStyle w:val="CommentReference"/>
        </w:rPr>
        <w:commentReference w:id="68"/>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35DAF985" w:rsidR="00512677" w:rsidRDefault="000C2600" w:rsidP="006B7241">
      <w:pPr>
        <w:spacing w:after="0" w:line="480" w:lineRule="auto"/>
        <w:ind w:firstLine="720"/>
        <w:rPr>
          <w:ins w:id="69" w:author="Erin M. Buchanan" w:date="2020-12-21T20:49:00Z"/>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ins w:id="70" w:author="Erin M. Buchanan" w:date="2020-12-21T20:45:00Z">
        <w:r w:rsidR="007A117B">
          <w:rPr>
            <w:rFonts w:ascii="Courier New" w:hAnsi="Courier New" w:cs="Courier New"/>
            <w:sz w:val="20"/>
            <w:szCs w:val="20"/>
          </w:rPr>
          <w:t>'</w:t>
        </w:r>
      </w:ins>
      <w:del w:id="71" w:author="Erin M. Buchanan" w:date="2020-12-21T20:45:00Z">
        <w:r w:rsidR="00F72FB8" w:rsidDel="007A117B">
          <w:rPr>
            <w:rFonts w:ascii="Courier New" w:hAnsi="Courier New" w:cs="Courier New"/>
            <w:sz w:val="20"/>
            <w:szCs w:val="20"/>
          </w:rPr>
          <w:delText>‘</w:delText>
        </w:r>
      </w:del>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ins w:id="72" w:author="Erin M. Buchanan" w:date="2020-12-21T20:45:00Z">
        <w:r w:rsidR="007A117B">
          <w:rPr>
            <w:rFonts w:ascii="Courier New" w:hAnsi="Courier New" w:cs="Courier New"/>
            <w:sz w:val="20"/>
            <w:szCs w:val="20"/>
          </w:rPr>
          <w:t>'</w:t>
        </w:r>
      </w:ins>
      <w:del w:id="73" w:author="Erin M. Buchanan" w:date="2020-12-21T20:45:00Z">
        <w:r w:rsidR="00F72FB8" w:rsidDel="007A117B">
          <w:rPr>
            <w:rFonts w:ascii="Courier New" w:hAnsi="Courier New" w:cs="Courier New"/>
            <w:sz w:val="20"/>
            <w:szCs w:val="20"/>
          </w:rPr>
          <w:delText>’</w:delText>
        </w:r>
      </w:del>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del w:id="74" w:author="Erin M. Buchanan" w:date="2020-12-21T20:46:00Z">
        <w:r w:rsidR="005A4D62" w:rsidDel="00302C67">
          <w:rPr>
            <w:rFonts w:ascii="Times New Roman" w:hAnsi="Times New Roman" w:cs="Times New Roman"/>
            <w:sz w:val="24"/>
            <w:szCs w:val="24"/>
          </w:rPr>
          <w:delText xml:space="preserve"> along with all dependen</w:delText>
        </w:r>
      </w:del>
      <w:del w:id="75" w:author="Erin M. Buchanan" w:date="2020-12-21T20:45:00Z">
        <w:r w:rsidR="005A4D62" w:rsidDel="007A117B">
          <w:rPr>
            <w:rFonts w:ascii="Times New Roman" w:hAnsi="Times New Roman" w:cs="Times New Roman"/>
            <w:sz w:val="24"/>
            <w:szCs w:val="24"/>
          </w:rPr>
          <w:delText>cy</w:delText>
        </w:r>
      </w:del>
      <w:del w:id="76" w:author="Erin M. Buchanan" w:date="2020-12-21T20:46:00Z">
        <w:r w:rsidR="005A4D62" w:rsidDel="00302C67">
          <w:rPr>
            <w:rFonts w:ascii="Times New Roman" w:hAnsi="Times New Roman" w:cs="Times New Roman"/>
            <w:sz w:val="24"/>
            <w:szCs w:val="24"/>
          </w:rPr>
          <w:delText xml:space="preserve"> packages</w:delText>
        </w:r>
        <w:r w:rsidR="000367E6" w:rsidDel="00302C67">
          <w:rPr>
            <w:rFonts w:ascii="Times New Roman" w:hAnsi="Times New Roman" w:cs="Times New Roman"/>
            <w:sz w:val="24"/>
            <w:szCs w:val="24"/>
          </w:rPr>
          <w:delText xml:space="preserve"> from GitHub</w:delText>
        </w:r>
      </w:del>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ins w:id="77" w:author="Erin M. Buchanan" w:date="2020-12-21T20:46:00Z">
        <w:r w:rsidR="00302C67">
          <w:rPr>
            <w:rFonts w:ascii="Times New Roman" w:hAnsi="Times New Roman" w:cs="Times New Roman"/>
            <w:sz w:val="24"/>
            <w:szCs w:val="24"/>
          </w:rPr>
          <w:t xml:space="preserve">By providing this package via GitHub, </w:t>
        </w:r>
      </w:ins>
      <w:del w:id="78" w:author="Erin M. Buchanan" w:date="2020-12-21T20:46:00Z">
        <w:r w:rsidR="002D0B7C" w:rsidDel="00302C67">
          <w:rPr>
            <w:rFonts w:ascii="Times New Roman" w:hAnsi="Times New Roman" w:cs="Times New Roman"/>
            <w:sz w:val="24"/>
            <w:szCs w:val="24"/>
          </w:rPr>
          <w:delText>Source code has been made available on GitHub (</w:delText>
        </w:r>
        <w:r w:rsidR="002D0B7C" w:rsidRPr="002D0B7C" w:rsidDel="00302C67">
          <w:rPr>
            <w:rFonts w:ascii="Times New Roman" w:hAnsi="Times New Roman" w:cs="Times New Roman"/>
            <w:sz w:val="24"/>
            <w:szCs w:val="24"/>
          </w:rPr>
          <w:delText>https://github.com/npm27/lrd/</w:delText>
        </w:r>
        <w:r w:rsidR="002D0B7C" w:rsidDel="00302C67">
          <w:rPr>
            <w:rFonts w:ascii="Times New Roman" w:hAnsi="Times New Roman" w:cs="Times New Roman"/>
            <w:sz w:val="24"/>
            <w:szCs w:val="24"/>
          </w:rPr>
          <w:delText xml:space="preserve">), and </w:delText>
        </w:r>
      </w:del>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del w:id="79" w:author="Erin M. Buchanan" w:date="2020-12-21T20:46:00Z">
        <w:r w:rsidR="004D30A6" w:rsidRPr="004D30A6" w:rsidDel="00302C67">
          <w:rPr>
            <w:rFonts w:ascii="Times New Roman" w:hAnsi="Times New Roman" w:cs="Times New Roman"/>
            <w:sz w:val="24"/>
            <w:szCs w:val="24"/>
          </w:rPr>
          <w:delText xml:space="preserve">download </w:delText>
        </w:r>
      </w:del>
      <w:ins w:id="80" w:author="Erin M. Buchanan" w:date="2020-12-21T20:46:00Z">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ins>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ins w:id="81" w:author="Erin M. Buchanan" w:date="2020-12-21T20:47:00Z">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w:t>
        </w:r>
      </w:ins>
      <w:ins w:id="82" w:author="Erin M. Buchanan" w:date="2020-12-21T20:48:00Z">
        <w:r w:rsidR="007A35AF">
          <w:rPr>
            <w:rFonts w:ascii="Times New Roman" w:hAnsi="Times New Roman" w:cs="Times New Roman"/>
            <w:sz w:val="24"/>
            <w:szCs w:val="24"/>
          </w:rPr>
          <w:t xml:space="preserve">and updated installation instructions will be provided when applicable on the README for the </w:t>
        </w:r>
        <w:commentRangeStart w:id="83"/>
        <w:r w:rsidR="007A35AF">
          <w:rPr>
            <w:rFonts w:ascii="Times New Roman" w:hAnsi="Times New Roman" w:cs="Times New Roman"/>
            <w:sz w:val="24"/>
            <w:szCs w:val="24"/>
          </w:rPr>
          <w:t>package</w:t>
        </w:r>
        <w:commentRangeEnd w:id="83"/>
        <w:r w:rsidR="007A35AF">
          <w:rPr>
            <w:rStyle w:val="CommentReference"/>
          </w:rPr>
          <w:commentReference w:id="83"/>
        </w:r>
        <w:r w:rsidR="007A35AF">
          <w:rPr>
            <w:rFonts w:ascii="Times New Roman" w:hAnsi="Times New Roman" w:cs="Times New Roman"/>
            <w:sz w:val="24"/>
            <w:szCs w:val="24"/>
          </w:rPr>
          <w:t>.</w:t>
        </w:r>
      </w:ins>
    </w:p>
    <w:p w14:paraId="04BD3ABB" w14:textId="36EA2447" w:rsidR="004057E5" w:rsidRDefault="004057E5" w:rsidP="004057E5">
      <w:pPr>
        <w:spacing w:after="0" w:line="480" w:lineRule="auto"/>
        <w:rPr>
          <w:rFonts w:ascii="Times New Roman" w:hAnsi="Times New Roman" w:cs="Times New Roman"/>
          <w:b/>
          <w:bCs/>
          <w:sz w:val="24"/>
          <w:szCs w:val="24"/>
        </w:rPr>
      </w:pPr>
      <w:ins w:id="84" w:author="Erin M. Buchanan" w:date="2020-12-21T20:51:00Z">
        <w:r>
          <w:rPr>
            <w:rFonts w:ascii="Times New Roman" w:hAnsi="Times New Roman" w:cs="Times New Roman"/>
            <w:b/>
            <w:bCs/>
            <w:sz w:val="24"/>
            <w:szCs w:val="24"/>
          </w:rPr>
          <w:t xml:space="preserve">Example: </w:t>
        </w:r>
        <w:commentRangeStart w:id="85"/>
        <w:r>
          <w:rPr>
            <w:rFonts w:ascii="Times New Roman" w:hAnsi="Times New Roman" w:cs="Times New Roman"/>
            <w:b/>
            <w:bCs/>
            <w:sz w:val="24"/>
            <w:szCs w:val="24"/>
          </w:rPr>
          <w:t>Free</w:t>
        </w:r>
      </w:ins>
      <w:commentRangeEnd w:id="85"/>
      <w:r>
        <w:rPr>
          <w:rStyle w:val="CommentReference"/>
        </w:rPr>
        <w:commentReference w:id="85"/>
      </w:r>
      <w:ins w:id="86" w:author="Erin M. Buchanan" w:date="2020-12-21T20:51:00Z">
        <w:r>
          <w:rPr>
            <w:rFonts w:ascii="Times New Roman" w:hAnsi="Times New Roman" w:cs="Times New Roman"/>
            <w:b/>
            <w:bCs/>
            <w:sz w:val="24"/>
            <w:szCs w:val="24"/>
          </w:rPr>
          <w:t xml:space="preserve"> Recall</w:t>
        </w:r>
      </w:ins>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w:t>
      </w:r>
      <w:commentRangeStart w:id="87"/>
      <w:r>
        <w:rPr>
          <w:rFonts w:ascii="Times New Roman" w:hAnsi="Times New Roman" w:cs="Times New Roman"/>
          <w:sz w:val="24"/>
          <w:szCs w:val="24"/>
        </w:rPr>
        <w:t>Each</w:t>
      </w:r>
      <w:commentRangeEnd w:id="87"/>
      <w:r w:rsidR="001944BE">
        <w:rPr>
          <w:rStyle w:val="CommentReference"/>
        </w:rPr>
        <w:commentReference w:id="87"/>
      </w:r>
      <w:r>
        <w:rPr>
          <w:rFonts w:ascii="Times New Roman" w:hAnsi="Times New Roman" w:cs="Times New Roman"/>
          <w:sz w:val="24"/>
          <w:szCs w:val="24"/>
        </w:rPr>
        <w:t xml:space="preserve"> function has been documented with information about the arguments and outputs stored within that function. </w:t>
      </w:r>
      <w:proofErr w:type="gramStart"/>
      <w:r>
        <w:rPr>
          <w:rFonts w:ascii="Times New Roman" w:hAnsi="Times New Roman" w:cs="Times New Roman"/>
          <w:sz w:val="24"/>
          <w:szCs w:val="24"/>
        </w:rPr>
        <w:t>Use ?function</w:t>
      </w:r>
      <w:proofErr w:type="gramEnd"/>
      <w:r>
        <w:rPr>
          <w:rFonts w:ascii="Times New Roman" w:hAnsi="Times New Roman" w:cs="Times New Roman"/>
          <w:sz w:val="24"/>
          <w:szCs w:val="24"/>
        </w:rPr>
        <w:t xml:space="preserve">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w:t>
      </w:r>
      <w:r w:rsidR="00206C63">
        <w:rPr>
          <w:rFonts w:ascii="Times New Roman" w:hAnsi="Times New Roman" w:cs="Times New Roman"/>
          <w:sz w:val="24"/>
          <w:szCs w:val="24"/>
        </w:rPr>
        <w:lastRenderedPageBreak/>
        <w:t xml:space="preserve">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88"/>
      <w:r w:rsidRPr="00206C63">
        <w:rPr>
          <w:rFonts w:ascii="Courier New" w:hAnsi="Courier New" w:cs="Courier New"/>
          <w:sz w:val="20"/>
          <w:szCs w:val="20"/>
        </w:rPr>
        <w:t>data</w:t>
      </w:r>
      <w:commentRangeEnd w:id="88"/>
      <w:proofErr w:type="spellEnd"/>
      <w:r>
        <w:rPr>
          <w:rStyle w:val="CommentReference"/>
        </w:rPr>
        <w:commentReference w:id="88"/>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33840F47"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89"/>
      <w:r w:rsidR="00A4552D">
        <w:rPr>
          <w:rFonts w:ascii="Times New Roman" w:hAnsi="Times New Roman" w:cs="Times New Roman"/>
          <w:i/>
          <w:iCs/>
          <w:sz w:val="24"/>
          <w:szCs w:val="24"/>
        </w:rPr>
        <w:t>reshape</w:t>
      </w:r>
      <w:commentRangeEnd w:id="89"/>
      <w:r w:rsidR="00A4552D">
        <w:rPr>
          <w:rStyle w:val="CommentReference"/>
        </w:rPr>
        <w:commentReference w:id="89"/>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or </w:t>
      </w:r>
      <w:proofErr w:type="spellStart"/>
      <w:proofErr w:type="gramStart"/>
      <w:r w:rsidR="00A4552D">
        <w:rPr>
          <w:rFonts w:ascii="Times New Roman" w:hAnsi="Times New Roman" w:cs="Times New Roman"/>
          <w:i/>
          <w:iCs/>
          <w:sz w:val="24"/>
          <w:szCs w:val="24"/>
        </w:rPr>
        <w:t>data.table</w:t>
      </w:r>
      <w:proofErr w:type="spellEnd"/>
      <w:proofErr w:type="gramEnd"/>
      <w:r w:rsidR="00A4552D">
        <w:rPr>
          <w:rFonts w:ascii="Times New Roman" w:hAnsi="Times New Roman" w:cs="Times New Roman"/>
          <w:sz w:val="24"/>
          <w:szCs w:val="24"/>
        </w:rPr>
        <w:t xml:space="preserve"> 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w:t>
      </w:r>
      <w:proofErr w:type="gramStart"/>
      <w:r w:rsidR="008C074F">
        <w:rPr>
          <w:rFonts w:ascii="Times New Roman" w:hAnsi="Times New Roman" w:cs="Times New Roman"/>
          <w:sz w:val="24"/>
          <w:szCs w:val="24"/>
        </w:rPr>
        <w:t>data</w:t>
      </w:r>
      <w:proofErr w:type="spellEnd"/>
      <w:r w:rsidR="008C074F">
        <w:rPr>
          <w:rFonts w:ascii="Times New Roman" w:hAnsi="Times New Roman" w:cs="Times New Roman"/>
          <w:sz w:val="24"/>
          <w:szCs w:val="24"/>
        </w:rPr>
        <w:t>(</w:t>
      </w:r>
      <w:proofErr w:type="gram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w:t>
      </w:r>
      <w:proofErr w:type="gramStart"/>
      <w:r w:rsidRPr="00B00F2E">
        <w:rPr>
          <w:rFonts w:ascii="Times New Roman" w:hAnsi="Times New Roman" w:cs="Times New Roman"/>
          <w:sz w:val="24"/>
          <w:szCs w:val="24"/>
        </w:rPr>
        <w:t>data</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w:t>
      </w:r>
      <w:proofErr w:type="spellStart"/>
      <w:r w:rsidR="00CD76AA">
        <w:rPr>
          <w:rFonts w:ascii="Times New Roman" w:hAnsi="Times New Roman" w:cs="Times New Roman"/>
          <w:sz w:val="24"/>
          <w:szCs w:val="24"/>
        </w:rPr>
        <w:t>dataframe</w:t>
      </w:r>
      <w:proofErr w:type="spellEnd"/>
      <w:r w:rsidR="00CD76AA">
        <w:rPr>
          <w:rFonts w:ascii="Times New Roman" w:hAnsi="Times New Roman" w:cs="Times New Roman"/>
          <w:sz w:val="24"/>
          <w:szCs w:val="24"/>
        </w:rPr>
        <w:t xml:space="preserv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 xml:space="preserve">&gt; </w:t>
      </w:r>
      <w:proofErr w:type="gramStart"/>
      <w:r w:rsidRPr="00CD76AA">
        <w:rPr>
          <w:rFonts w:ascii="Times New Roman" w:hAnsi="Times New Roman" w:cs="Times New Roman"/>
          <w:sz w:val="24"/>
          <w:szCs w:val="24"/>
        </w:rPr>
        <w:t>head(</w:t>
      </w:r>
      <w:proofErr w:type="spellStart"/>
      <w:proofErr w:type="gramEnd"/>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3      </w:t>
      </w:r>
      <w:proofErr w:type="gramStart"/>
      <w:r w:rsidRPr="00CD76AA">
        <w:rPr>
          <w:rFonts w:ascii="Courier New" w:hAnsi="Courier New" w:cs="Courier New"/>
          <w:sz w:val="16"/>
          <w:szCs w:val="16"/>
        </w:rPr>
        <w:t>1  clothes</w:t>
      </w:r>
      <w:proofErr w:type="gramEnd"/>
      <w:r w:rsidRPr="00CD76AA">
        <w:rPr>
          <w:rFonts w:ascii="Courier New" w:hAnsi="Courier New" w:cs="Courier New"/>
          <w:sz w:val="16"/>
          <w:szCs w:val="16"/>
        </w:rPr>
        <w:t xml:space="preserve">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5      </w:t>
      </w:r>
      <w:proofErr w:type="gramStart"/>
      <w:r w:rsidRPr="00CD76AA">
        <w:rPr>
          <w:rFonts w:ascii="Courier New" w:hAnsi="Courier New" w:cs="Courier New"/>
          <w:sz w:val="16"/>
          <w:szCs w:val="16"/>
        </w:rPr>
        <w:t>1  glasses</w:t>
      </w:r>
      <w:proofErr w:type="gramEnd"/>
      <w:r w:rsidRPr="00CD76AA">
        <w:rPr>
          <w:rFonts w:ascii="Courier New" w:hAnsi="Courier New" w:cs="Courier New"/>
          <w:sz w:val="16"/>
          <w:szCs w:val="16"/>
        </w:rPr>
        <w:t xml:space="preserve">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w:t>
      </w:r>
      <w:proofErr w:type="gramStart"/>
      <w:r w:rsidR="00C27FA2">
        <w:rPr>
          <w:rFonts w:ascii="Times New Roman" w:hAnsi="Times New Roman" w:cs="Times New Roman"/>
          <w:sz w:val="24"/>
          <w:szCs w:val="24"/>
        </w:rPr>
        <w:t>c(</w:t>
      </w:r>
      <w:proofErr w:type="gramEnd"/>
      <w:r w:rsidR="00C27FA2">
        <w:rPr>
          <w:rFonts w:ascii="Times New Roman" w:hAnsi="Times New Roman" w:cs="Times New Roman"/>
          <w:sz w:val="24"/>
          <w:szCs w:val="24"/>
        </w:rPr>
        <w:t xml:space="preserve">).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2     </w:t>
      </w:r>
      <w:proofErr w:type="gramStart"/>
      <w:r w:rsidRPr="00EA3923">
        <w:rPr>
          <w:rFonts w:ascii="Courier New" w:hAnsi="Courier New" w:cs="Courier New"/>
          <w:sz w:val="16"/>
          <w:szCs w:val="16"/>
        </w:rPr>
        <w:t>basket</w:t>
      </w:r>
      <w:proofErr w:type="gramEnd"/>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4    </w:t>
      </w:r>
      <w:proofErr w:type="gramStart"/>
      <w:r w:rsidRPr="00EA3923">
        <w:rPr>
          <w:rFonts w:ascii="Courier New" w:hAnsi="Courier New" w:cs="Courier New"/>
          <w:sz w:val="16"/>
          <w:szCs w:val="16"/>
        </w:rPr>
        <w:t>blanket</w:t>
      </w:r>
      <w:proofErr w:type="gramEnd"/>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w:t>
      </w:r>
      <w:proofErr w:type="gramStart"/>
      <w:r>
        <w:rPr>
          <w:rFonts w:ascii="Times New Roman" w:hAnsi="Times New Roman" w:cs="Times New Roman"/>
          <w:sz w:val="24"/>
          <w:szCs w:val="24"/>
        </w:rPr>
        <w:t>free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free</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w:t>
      </w:r>
      <w:r w:rsidR="00EE0886">
        <w:rPr>
          <w:rFonts w:ascii="Times New Roman" w:hAnsi="Times New Roman" w:cs="Times New Roman"/>
          <w:sz w:val="24"/>
          <w:szCs w:val="24"/>
        </w:rPr>
        <w:lastRenderedPageBreak/>
        <w:t xml:space="preserve">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proofErr w:type="spellStart"/>
      <w:r w:rsidR="00725977" w:rsidRPr="007E59F0">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w:t>
      </w:r>
      <w:proofErr w:type="spellStart"/>
      <w:r w:rsidR="00725977" w:rsidRPr="00C526AD">
        <w:rPr>
          <w:rFonts w:ascii="Times New Roman" w:hAnsi="Times New Roman" w:cs="Times New Roman"/>
          <w:sz w:val="24"/>
          <w:szCs w:val="24"/>
        </w:rPr>
        <w:t>Levenshtein</w:t>
      </w:r>
      <w:proofErr w:type="spellEnd"/>
      <w:r w:rsidR="00725977" w:rsidRPr="00C526AD">
        <w:rPr>
          <w:rFonts w:ascii="Times New Roman" w:hAnsi="Times New Roman" w:cs="Times New Roman"/>
          <w:sz w:val="24"/>
          <w:szCs w:val="24"/>
        </w:rPr>
        <w:t>,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w:t>
      </w:r>
      <w:proofErr w:type="spellStart"/>
      <w:r w:rsidR="00725977">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w:t>
      </w:r>
      <w:proofErr w:type="spellStart"/>
      <w:r w:rsidR="00725977">
        <w:rPr>
          <w:rFonts w:ascii="Times New Roman" w:hAnsi="Times New Roman" w:cs="Times New Roman"/>
          <w:sz w:val="24"/>
          <w:szCs w:val="24"/>
        </w:rPr>
        <w:t>Levenshtein</w:t>
      </w:r>
      <w:proofErr w:type="spellEnd"/>
      <w:r w:rsidR="00725977">
        <w:rPr>
          <w:rFonts w:ascii="Times New Roman" w:hAnsi="Times New Roman" w:cs="Times New Roman"/>
          <w:sz w:val="24"/>
          <w:szCs w:val="24"/>
        </w:rPr>
        <w:t xml:space="preserve"> distance score of 3. In this example, we have selected a cutoff score of 1 to denote 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ins w:id="90" w:author="Erin M. Buchanan" w:date="2020-12-22T14:01:00Z"/>
          <w:rFonts w:ascii="Times New Roman" w:hAnsi="Times New Roman" w:cs="Times New Roman"/>
          <w:b/>
          <w:bCs/>
          <w:sz w:val="24"/>
          <w:szCs w:val="24"/>
        </w:rPr>
      </w:pPr>
      <w:ins w:id="91" w:author="Erin M. Buchanan" w:date="2020-12-21T20:51:00Z">
        <w:r>
          <w:rPr>
            <w:rFonts w:ascii="Times New Roman" w:hAnsi="Times New Roman" w:cs="Times New Roman"/>
            <w:b/>
            <w:bCs/>
            <w:sz w:val="24"/>
            <w:szCs w:val="24"/>
          </w:rPr>
          <w:lastRenderedPageBreak/>
          <w:t>Example: Cued Recall</w:t>
        </w:r>
      </w:ins>
    </w:p>
    <w:p w14:paraId="53E3DCBF" w14:textId="3204059D" w:rsidR="00BF0906" w:rsidRDefault="004057E5" w:rsidP="00565D86">
      <w:pPr>
        <w:spacing w:after="0" w:line="480" w:lineRule="auto"/>
        <w:rPr>
          <w:ins w:id="92" w:author="Erin M. Buchanan" w:date="2020-12-21T20:53:00Z"/>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cued</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responses</w:t>
      </w:r>
      <w:proofErr w:type="gramEnd"/>
      <w:r w:rsidRPr="00B00F2E">
        <w:rPr>
          <w:rFonts w:ascii="Times New Roman" w:hAnsi="Times New Roman" w:cs="Times New Roman"/>
          <w:sz w:val="24"/>
          <w:szCs w:val="24"/>
        </w:rPr>
        <w:t xml:space="preserve">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key</w:t>
      </w:r>
      <w:proofErr w:type="gramEnd"/>
      <w:r w:rsidRPr="00B00F2E">
        <w:rPr>
          <w:rFonts w:ascii="Times New Roman" w:hAnsi="Times New Roman" w:cs="Times New Roman"/>
          <w:sz w:val="24"/>
          <w:szCs w:val="24"/>
        </w:rPr>
        <w:t xml:space="preserve">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id</w:t>
      </w:r>
      <w:proofErr w:type="gramEnd"/>
      <w:r w:rsidRPr="00B00F2E">
        <w:rPr>
          <w:rFonts w:ascii="Times New Roman" w:hAnsi="Times New Roman" w:cs="Times New Roman"/>
          <w:sz w:val="24"/>
          <w:szCs w:val="24"/>
        </w:rPr>
        <w:t xml:space="preserve">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cutoff</w:t>
      </w:r>
      <w:proofErr w:type="gramEnd"/>
      <w:r w:rsidRPr="00B00F2E">
        <w:rPr>
          <w:rFonts w:ascii="Times New Roman" w:hAnsi="Times New Roman" w:cs="Times New Roman"/>
          <w:sz w:val="24"/>
          <w:szCs w:val="24"/>
        </w:rPr>
        <w:t xml:space="preserve">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flag</w:t>
      </w:r>
      <w:proofErr w:type="gramEnd"/>
      <w:r w:rsidRPr="00B00F2E">
        <w:rPr>
          <w:rFonts w:ascii="Times New Roman" w:hAnsi="Times New Roman" w:cs="Times New Roman"/>
          <w:sz w:val="24"/>
          <w:szCs w:val="24"/>
        </w:rPr>
        <w:t xml:space="preserve">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group.by</w:t>
      </w:r>
      <w:proofErr w:type="gramEnd"/>
      <w:r w:rsidRPr="00B00F2E">
        <w:rPr>
          <w:rFonts w:ascii="Times New Roman" w:hAnsi="Times New Roman" w:cs="Times New Roman"/>
          <w:sz w:val="24"/>
          <w:szCs w:val="24"/>
        </w:rPr>
        <w:t xml:space="preserve">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ins w:id="93" w:author="Erin M. Buchanan" w:date="2020-12-21T20:51:00Z"/>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ins w:id="94" w:author="Erin M. Buchanan" w:date="2020-12-21T20:51:00Z"/>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ins w:id="95" w:author="Erin M. Buchanan" w:date="2020-12-21T20:51:00Z">
        <w:r>
          <w:rPr>
            <w:rFonts w:ascii="Times New Roman" w:hAnsi="Times New Roman" w:cs="Times New Roman"/>
            <w:b/>
            <w:bCs/>
            <w:sz w:val="24"/>
            <w:szCs w:val="24"/>
          </w:rPr>
          <w:t xml:space="preserve">Example: Sentence Recall </w:t>
        </w:r>
      </w:ins>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lastRenderedPageBreak/>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w:t>
      </w:r>
      <w:proofErr w:type="gramStart"/>
      <w:r w:rsidRPr="00B00F2E">
        <w:rPr>
          <w:rFonts w:ascii="Times New Roman" w:hAnsi="Times New Roman" w:cs="Times New Roman"/>
          <w:sz w:val="24"/>
          <w:szCs w:val="24"/>
        </w:rPr>
        <w:t>sentence</w:t>
      </w:r>
      <w:proofErr w:type="spellEnd"/>
      <w:r w:rsidRPr="00B00F2E">
        <w:rPr>
          <w:rFonts w:ascii="Times New Roman" w:hAnsi="Times New Roman" w:cs="Times New Roman"/>
          <w:sz w:val="24"/>
          <w:szCs w:val="24"/>
        </w:rPr>
        <w:t>(</w:t>
      </w:r>
      <w:proofErr w:type="gram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responses</w:t>
      </w:r>
      <w:proofErr w:type="gramEnd"/>
      <w:r w:rsidRPr="00B00F2E">
        <w:rPr>
          <w:rFonts w:ascii="Times New Roman" w:hAnsi="Times New Roman" w:cs="Times New Roman"/>
          <w:sz w:val="24"/>
          <w:szCs w:val="24"/>
        </w:rPr>
        <w:t xml:space="preserve">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key</w:t>
      </w:r>
      <w:proofErr w:type="gramEnd"/>
      <w:r w:rsidRPr="00B00F2E">
        <w:rPr>
          <w:rFonts w:ascii="Times New Roman" w:hAnsi="Times New Roman" w:cs="Times New Roman"/>
          <w:sz w:val="24"/>
          <w:szCs w:val="24"/>
        </w:rPr>
        <w:t xml:space="preserve">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id</w:t>
      </w:r>
      <w:proofErr w:type="gramEnd"/>
      <w:r w:rsidRPr="00B00F2E">
        <w:rPr>
          <w:rFonts w:ascii="Times New Roman" w:hAnsi="Times New Roman" w:cs="Times New Roman"/>
          <w:sz w:val="24"/>
          <w:szCs w:val="24"/>
        </w:rPr>
        <w:t xml:space="preserve">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w:t>
      </w:r>
      <w:proofErr w:type="gramEnd"/>
      <w:r w:rsidRPr="00B00F2E">
        <w:rPr>
          <w:rFonts w:ascii="Times New Roman" w:hAnsi="Times New Roman" w:cs="Times New Roman"/>
          <w:sz w:val="24"/>
          <w:szCs w:val="24"/>
        </w:rPr>
        <w:t>.trial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cutoff</w:t>
      </w:r>
      <w:proofErr w:type="gramEnd"/>
      <w:r w:rsidRPr="00B00F2E">
        <w:rPr>
          <w:rFonts w:ascii="Times New Roman" w:hAnsi="Times New Roman" w:cs="Times New Roman"/>
          <w:sz w:val="24"/>
          <w:szCs w:val="24"/>
        </w:rPr>
        <w:t xml:space="preserve">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flag</w:t>
      </w:r>
      <w:proofErr w:type="gramEnd"/>
      <w:r w:rsidRPr="00B00F2E">
        <w:rPr>
          <w:rFonts w:ascii="Times New Roman" w:hAnsi="Times New Roman" w:cs="Times New Roman"/>
          <w:sz w:val="24"/>
          <w:szCs w:val="24"/>
        </w:rPr>
        <w:t xml:space="preserve">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group.by</w:t>
      </w:r>
      <w:proofErr w:type="gramEnd"/>
      <w:r w:rsidRPr="00B00F2E">
        <w:rPr>
          <w:rFonts w:ascii="Times New Roman" w:hAnsi="Times New Roman" w:cs="Times New Roman"/>
          <w:sz w:val="24"/>
          <w:szCs w:val="24"/>
        </w:rPr>
        <w:t xml:space="preserve">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roofErr w:type="gramStart"/>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w:t>
      </w:r>
      <w:proofErr w:type="gramEnd"/>
      <w:r w:rsidRPr="00B00F2E">
        <w:rPr>
          <w:rFonts w:ascii="Times New Roman" w:hAnsi="Times New Roman" w:cs="Times New Roman"/>
          <w:sz w:val="24"/>
          <w:szCs w:val="24"/>
        </w:rPr>
        <w:t>.split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6" w:name="_Hlk46567981"/>
      <w:proofErr w:type="spellStart"/>
      <w:r w:rsidR="007103E7" w:rsidRPr="008F50E6">
        <w:rPr>
          <w:rFonts w:ascii="Courier New" w:hAnsi="Courier New" w:cs="Courier New"/>
          <w:sz w:val="20"/>
          <w:szCs w:val="20"/>
        </w:rPr>
        <w:t>score_</w:t>
      </w:r>
      <w:proofErr w:type="gramStart"/>
      <w:r w:rsidR="007103E7" w:rsidRPr="008F50E6">
        <w:rPr>
          <w:rFonts w:ascii="Courier New" w:hAnsi="Courier New" w:cs="Courier New"/>
          <w:sz w:val="20"/>
          <w:szCs w:val="20"/>
        </w:rPr>
        <w:t>recall</w:t>
      </w:r>
      <w:r w:rsidR="007103E7">
        <w:rPr>
          <w:rFonts w:ascii="Courier New" w:hAnsi="Courier New" w:cs="Courier New"/>
          <w:sz w:val="20"/>
          <w:szCs w:val="20"/>
        </w:rPr>
        <w:t>.f</w:t>
      </w:r>
      <w:proofErr w:type="spellEnd"/>
      <w:proofErr w:type="gram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97"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97"/>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98"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98"/>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proofErr w:type="spellStart"/>
      <w:r w:rsidR="00153223" w:rsidRPr="002E55C2">
        <w:rPr>
          <w:rFonts w:ascii="Courier New" w:hAnsi="Courier New" w:cs="Courier New"/>
          <w:sz w:val="20"/>
          <w:szCs w:val="20"/>
        </w:rPr>
        <w:t>sentence_</w:t>
      </w:r>
      <w:proofErr w:type="gramStart"/>
      <w:r w:rsidR="00153223" w:rsidRPr="002E55C2">
        <w:rPr>
          <w:rFonts w:ascii="Courier New" w:hAnsi="Courier New" w:cs="Courier New"/>
          <w:sz w:val="20"/>
          <w:szCs w:val="20"/>
        </w:rPr>
        <w:t>match</w:t>
      </w:r>
      <w:proofErr w:type="spellEnd"/>
      <w:r w:rsidR="00153223" w:rsidRPr="002E55C2">
        <w:rPr>
          <w:rFonts w:ascii="Courier New" w:hAnsi="Courier New" w:cs="Courier New"/>
          <w:sz w:val="20"/>
          <w:szCs w:val="20"/>
        </w:rPr>
        <w:t>(</w:t>
      </w:r>
      <w:proofErr w:type="gram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99" w:name="_Hlk46495477"/>
      <w:commentRangeStart w:id="100"/>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00"/>
      <w:r w:rsidR="0087753A">
        <w:rPr>
          <w:rStyle w:val="CommentReference"/>
        </w:rPr>
        <w:commentReference w:id="100"/>
      </w:r>
    </w:p>
    <w:bookmarkEnd w:id="99"/>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w:t>
      </w:r>
      <w:r w:rsidR="008C1E60">
        <w:rPr>
          <w:rFonts w:ascii="Times New Roman" w:hAnsi="Times New Roman" w:cs="Times New Roman"/>
          <w:sz w:val="24"/>
          <w:szCs w:val="24"/>
        </w:rPr>
        <w:lastRenderedPageBreak/>
        <w:t xml:space="preserve">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01"/>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01"/>
      <w:r w:rsidR="00BE5060">
        <w:rPr>
          <w:rStyle w:val="CommentReference"/>
        </w:rPr>
        <w:commentReference w:id="101"/>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 xml:space="preserve">from being counted as correct (e.g., misspellings where it is </w:t>
      </w:r>
      <w:r w:rsidR="00DF3F7E">
        <w:rPr>
          <w:rFonts w:ascii="Times New Roman" w:hAnsi="Times New Roman" w:cs="Times New Roman"/>
          <w:sz w:val="24"/>
          <w:szCs w:val="24"/>
        </w:rPr>
        <w:lastRenderedPageBreak/>
        <w:t>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w:t>
      </w:r>
      <w:r>
        <w:rPr>
          <w:rFonts w:ascii="Times New Roman" w:hAnsi="Times New Roman" w:cs="Times New Roman"/>
          <w:sz w:val="24"/>
          <w:szCs w:val="24"/>
        </w:rPr>
        <w:lastRenderedPageBreak/>
        <w:t>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02"/>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02"/>
      <w:r w:rsidR="0087753A">
        <w:rPr>
          <w:rStyle w:val="CommentReference"/>
        </w:rPr>
        <w:commentReference w:id="102"/>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03"/>
      <w:r w:rsidR="00226FE2">
        <w:rPr>
          <w:rFonts w:ascii="Times New Roman" w:hAnsi="Times New Roman" w:cs="Times New Roman"/>
          <w:sz w:val="24"/>
          <w:szCs w:val="24"/>
        </w:rPr>
        <w:t>list object</w:t>
      </w:r>
      <w:commentRangeEnd w:id="103"/>
      <w:r w:rsidR="00226FE2">
        <w:rPr>
          <w:rStyle w:val="CommentReference"/>
        </w:rPr>
        <w:commentReference w:id="103"/>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w:t>
      </w:r>
      <w:r w:rsidR="00AC1CB4">
        <w:rPr>
          <w:rFonts w:ascii="Times New Roman" w:hAnsi="Times New Roman" w:cs="Times New Roman"/>
          <w:sz w:val="24"/>
          <w:szCs w:val="24"/>
        </w:rPr>
        <w:lastRenderedPageBreak/>
        <w:t xml:space="preserve">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04" w:name="_Hlk47427413"/>
      <w:r>
        <w:rPr>
          <w:rFonts w:ascii="Times New Roman" w:hAnsi="Times New Roman" w:cs="Times New Roman"/>
          <w:sz w:val="24"/>
          <w:szCs w:val="24"/>
        </w:rPr>
        <w:t>[R CODE]</w:t>
      </w:r>
    </w:p>
    <w:bookmarkEnd w:id="104"/>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prop_correct_cued</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10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106"/>
      <w:commentRangeStart w:id="107"/>
      <w:r>
        <w:rPr>
          <w:rFonts w:ascii="Times New Roman" w:hAnsi="Times New Roman" w:cs="Times New Roman"/>
          <w:b/>
          <w:bCs/>
          <w:sz w:val="24"/>
          <w:szCs w:val="24"/>
        </w:rPr>
        <w:t>Materials and Dataset Creation</w:t>
      </w:r>
      <w:commentRangeEnd w:id="106"/>
      <w:r w:rsidR="0019289A">
        <w:rPr>
          <w:rStyle w:val="CommentReference"/>
        </w:rPr>
        <w:commentReference w:id="106"/>
      </w:r>
      <w:commentRangeEnd w:id="107"/>
      <w:r w:rsidR="001C4F9A">
        <w:rPr>
          <w:rStyle w:val="CommentReference"/>
        </w:rPr>
        <w:commentReference w:id="107"/>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 xml:space="preserve">can be </w:t>
      </w:r>
      <w:r w:rsidR="00066B1B">
        <w:rPr>
          <w:rFonts w:ascii="Times New Roman" w:hAnsi="Times New Roman" w:cs="Times New Roman"/>
          <w:sz w:val="24"/>
          <w:szCs w:val="24"/>
        </w:rPr>
        <w:lastRenderedPageBreak/>
        <w:t>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108"/>
      <w:r>
        <w:rPr>
          <w:rFonts w:ascii="Times New Roman" w:hAnsi="Times New Roman" w:cs="Times New Roman"/>
          <w:b/>
          <w:bCs/>
          <w:sz w:val="24"/>
          <w:szCs w:val="24"/>
        </w:rPr>
        <w:t>Formatting and Loading the Dataset</w:t>
      </w:r>
      <w:commentRangeEnd w:id="108"/>
      <w:r w:rsidR="00545008">
        <w:rPr>
          <w:rStyle w:val="CommentReference"/>
        </w:rPr>
        <w:commentReference w:id="108"/>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w:t>
      </w:r>
      <w:r>
        <w:rPr>
          <w:rFonts w:ascii="Times New Roman" w:hAnsi="Times New Roman" w:cs="Times New Roman"/>
          <w:sz w:val="24"/>
          <w:szCs w:val="24"/>
        </w:rPr>
        <w:lastRenderedPageBreak/>
        <w:t>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109"/>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109"/>
      <w:r w:rsidR="00B67BBD">
        <w:rPr>
          <w:rStyle w:val="CommentReference"/>
        </w:rPr>
        <w:commentReference w:id="109"/>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prop.correct.free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prop.correct.free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0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lastRenderedPageBreak/>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w:t>
      </w:r>
      <w:r>
        <w:rPr>
          <w:rFonts w:ascii="Times New Roman" w:hAnsi="Times New Roman" w:cs="Times New Roman"/>
          <w:sz w:val="24"/>
          <w:szCs w:val="24"/>
        </w:rPr>
        <w:lastRenderedPageBreak/>
        <w:t xml:space="preserve">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w:t>
      </w:r>
      <w:r>
        <w:rPr>
          <w:rFonts w:ascii="Times New Roman" w:hAnsi="Times New Roman" w:cs="Times New Roman"/>
          <w:sz w:val="24"/>
          <w:szCs w:val="24"/>
        </w:rPr>
        <w:lastRenderedPageBreak/>
        <w:t>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110"/>
      <w:r>
        <w:rPr>
          <w:rFonts w:ascii="Times New Roman" w:hAnsi="Times New Roman" w:cs="Times New Roman"/>
          <w:b/>
          <w:bCs/>
          <w:sz w:val="24"/>
          <w:szCs w:val="24"/>
        </w:rPr>
        <w:t>R Shiny Application</w:t>
      </w:r>
      <w:commentRangeEnd w:id="110"/>
      <w:r w:rsidR="00012BBC">
        <w:rPr>
          <w:rStyle w:val="CommentReference"/>
        </w:rPr>
        <w:commentReference w:id="110"/>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lastRenderedPageBreak/>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w:t>
      </w:r>
      <w:r w:rsidR="00F2000A" w:rsidRPr="00F2000A">
        <w:rPr>
          <w:rFonts w:ascii="Times New Roman" w:hAnsi="Times New Roman" w:cs="Times New Roman"/>
          <w:sz w:val="24"/>
          <w:szCs w:val="24"/>
        </w:rPr>
        <w:lastRenderedPageBreak/>
        <w:t xml:space="preserve">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11"/>
      <w:commentRangeStart w:id="112"/>
      <w:r w:rsidR="00CB4838">
        <w:rPr>
          <w:rFonts w:ascii="Times New Roman" w:hAnsi="Times New Roman" w:cs="Times New Roman"/>
          <w:sz w:val="24"/>
          <w:szCs w:val="24"/>
        </w:rPr>
        <w:t>(see Figure 4)</w:t>
      </w:r>
      <w:commentRangeEnd w:id="111"/>
      <w:r w:rsidR="009C680F">
        <w:rPr>
          <w:rStyle w:val="CommentReference"/>
        </w:rPr>
        <w:commentReference w:id="111"/>
      </w:r>
      <w:commentRangeEnd w:id="112"/>
      <w:r w:rsidR="0065614C">
        <w:rPr>
          <w:rStyle w:val="CommentReference"/>
        </w:rPr>
        <w:commentReference w:id="112"/>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113"/>
      <w:r w:rsidRPr="00F76006">
        <w:rPr>
          <w:rFonts w:ascii="Times New Roman" w:hAnsi="Times New Roman" w:cs="Times New Roman"/>
          <w:b/>
          <w:bCs/>
          <w:sz w:val="24"/>
          <w:szCs w:val="24"/>
        </w:rPr>
        <w:t>Free-Recall</w:t>
      </w:r>
      <w:commentRangeEnd w:id="113"/>
      <w:r w:rsidR="00241BB3">
        <w:rPr>
          <w:rStyle w:val="CommentReference"/>
        </w:rPr>
        <w:commentReference w:id="113"/>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114"/>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114"/>
      <w:r w:rsidR="00241BB3">
        <w:rPr>
          <w:rStyle w:val="CommentReference"/>
        </w:rPr>
        <w:commentReference w:id="114"/>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115"/>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115"/>
      <w:r w:rsidR="000A5738">
        <w:rPr>
          <w:rStyle w:val="CommentReference"/>
        </w:rPr>
        <w:commentReference w:id="115"/>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w:t>
      </w:r>
      <w:r w:rsidR="001845B9">
        <w:rPr>
          <w:rFonts w:ascii="Times New Roman" w:hAnsi="Times New Roman" w:cs="Times New Roman"/>
          <w:sz w:val="24"/>
          <w:szCs w:val="24"/>
        </w:rPr>
        <w:lastRenderedPageBreak/>
        <w:t xml:space="preserve">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w:t>
      </w:r>
      <w:r w:rsidRPr="00B93D0F">
        <w:rPr>
          <w:rFonts w:ascii="Times New Roman" w:hAnsi="Times New Roman" w:cs="Times New Roman"/>
          <w:sz w:val="24"/>
          <w:szCs w:val="24"/>
        </w:rPr>
        <w:lastRenderedPageBreak/>
        <w:t xml:space="preserve">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116"/>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116"/>
      <w:r w:rsidR="008066B7">
        <w:rPr>
          <w:rStyle w:val="CommentReference"/>
        </w:rPr>
        <w:commentReference w:id="116"/>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117"/>
      <w:r>
        <w:rPr>
          <w:rFonts w:ascii="Times New Roman" w:hAnsi="Times New Roman" w:cs="Times New Roman"/>
          <w:b/>
          <w:bCs/>
          <w:sz w:val="24"/>
          <w:szCs w:val="24"/>
        </w:rPr>
        <w:t>Data Processing and Scoring</w:t>
      </w:r>
      <w:commentRangeEnd w:id="117"/>
      <w:r w:rsidR="005B0F71">
        <w:rPr>
          <w:rStyle w:val="CommentReference"/>
        </w:rPr>
        <w:commentReference w:id="117"/>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w:t>
      </w:r>
      <w:r w:rsidR="0052675D">
        <w:rPr>
          <w:rFonts w:ascii="Times New Roman" w:hAnsi="Times New Roman" w:cs="Times New Roman"/>
          <w:sz w:val="24"/>
          <w:szCs w:val="24"/>
        </w:rPr>
        <w:lastRenderedPageBreak/>
        <w:t>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18" w:name="_Hlk44168619"/>
      <w:commentRangeStart w:id="119"/>
      <w:commentRangeStart w:id="120"/>
      <w:commentRangeStart w:id="121"/>
      <w:r>
        <w:rPr>
          <w:rFonts w:ascii="Times New Roman" w:hAnsi="Times New Roman" w:cs="Times New Roman"/>
          <w:b/>
          <w:bCs/>
          <w:sz w:val="24"/>
          <w:szCs w:val="24"/>
        </w:rPr>
        <w:t>Analyses and Results</w:t>
      </w:r>
      <w:commentRangeEnd w:id="119"/>
      <w:r w:rsidR="000029A7">
        <w:rPr>
          <w:rStyle w:val="CommentReference"/>
        </w:rPr>
        <w:commentReference w:id="119"/>
      </w:r>
      <w:commentRangeEnd w:id="120"/>
      <w:r w:rsidR="001A3943">
        <w:rPr>
          <w:rStyle w:val="CommentReference"/>
        </w:rPr>
        <w:commentReference w:id="120"/>
      </w:r>
      <w:commentRangeEnd w:id="121"/>
      <w:r w:rsidR="00800990">
        <w:rPr>
          <w:rStyle w:val="CommentReference"/>
        </w:rPr>
        <w:commentReference w:id="121"/>
      </w:r>
    </w:p>
    <w:bookmarkEnd w:id="118"/>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22" w:name="_Hlk44168732"/>
      <w:commentRangeStart w:id="123"/>
      <w:r>
        <w:rPr>
          <w:rFonts w:ascii="Times New Roman" w:hAnsi="Times New Roman" w:cs="Times New Roman"/>
          <w:b/>
          <w:bCs/>
          <w:sz w:val="24"/>
          <w:szCs w:val="24"/>
        </w:rPr>
        <w:t>Replication of Cued-Recall Studies</w:t>
      </w:r>
      <w:bookmarkEnd w:id="122"/>
      <w:commentRangeEnd w:id="123"/>
      <w:r w:rsidR="00420410">
        <w:rPr>
          <w:rStyle w:val="CommentReference"/>
        </w:rPr>
        <w:commentReference w:id="123"/>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w:t>
      </w:r>
      <w:proofErr w:type="spellStart"/>
      <w:r w:rsidR="00B63E89">
        <w:rPr>
          <w:rFonts w:ascii="Times New Roman" w:hAnsi="Times New Roman" w:cs="Times New Roman"/>
          <w:sz w:val="24"/>
          <w:szCs w:val="24"/>
        </w:rPr>
        <w:t>Levenshtein</w:t>
      </w:r>
      <w:proofErr w:type="spellEnd"/>
      <w:r w:rsidR="00B63E89">
        <w:rPr>
          <w:rFonts w:ascii="Times New Roman" w:hAnsi="Times New Roman" w:cs="Times New Roman"/>
          <w:sz w:val="24"/>
          <w:szCs w:val="24"/>
        </w:rPr>
        <w:t xml:space="preserve">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lastRenderedPageBreak/>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2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2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w:t>
      </w:r>
      <w:proofErr w:type="spellStart"/>
      <w:r w:rsidR="00EE1CF9">
        <w:rPr>
          <w:rFonts w:ascii="Times New Roman" w:hAnsi="Times New Roman" w:cs="Times New Roman"/>
          <w:sz w:val="24"/>
          <w:szCs w:val="24"/>
        </w:rPr>
        <w:t>Levenshtein</w:t>
      </w:r>
      <w:proofErr w:type="spellEnd"/>
      <w:r w:rsidR="00EE1CF9">
        <w:rPr>
          <w:rFonts w:ascii="Times New Roman" w:hAnsi="Times New Roman" w:cs="Times New Roman"/>
          <w:sz w:val="24"/>
          <w:szCs w:val="24"/>
        </w:rPr>
        <w:t xml:space="preserve">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125"/>
      <w:r>
        <w:rPr>
          <w:rFonts w:ascii="Times New Roman" w:hAnsi="Times New Roman" w:cs="Times New Roman"/>
          <w:b/>
          <w:bCs/>
          <w:sz w:val="24"/>
          <w:szCs w:val="24"/>
        </w:rPr>
        <w:t>Inter-Rater Reliability</w:t>
      </w:r>
      <w:commentRangeEnd w:id="125"/>
      <w:r w:rsidR="000D7210">
        <w:rPr>
          <w:rStyle w:val="CommentReference"/>
        </w:rPr>
        <w:commentReference w:id="125"/>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26"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26"/>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127"/>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127"/>
      <w:r w:rsidR="000029A7">
        <w:rPr>
          <w:rStyle w:val="CommentReference"/>
        </w:rPr>
        <w:commentReference w:id="127"/>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128"/>
      <w:commentRangeStart w:id="129"/>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commentRangeEnd w:id="128"/>
      <w:r w:rsidR="00AE5366" w:rsidRPr="009C2C51">
        <w:rPr>
          <w:rStyle w:val="CommentReference"/>
        </w:rPr>
        <w:commentReference w:id="128"/>
      </w:r>
      <w:commentRangeEnd w:id="129"/>
      <w:r w:rsidR="009C2C51" w:rsidRPr="009C2C51">
        <w:rPr>
          <w:rStyle w:val="CommentReference"/>
        </w:rPr>
        <w:commentReference w:id="129"/>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However, </w:t>
      </w:r>
      <w:proofErr w:type="spellStart"/>
      <w:r w:rsidR="009C2C51" w:rsidRPr="000163D7">
        <w:rPr>
          <w:rFonts w:ascii="Courier New" w:hAnsi="Courier New" w:cs="Courier New"/>
          <w:sz w:val="20"/>
          <w:szCs w:val="20"/>
        </w:rPr>
        <w:t>prop.correct.free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130"/>
      <w:r>
        <w:rPr>
          <w:rFonts w:ascii="Times New Roman" w:hAnsi="Times New Roman" w:cs="Times New Roman"/>
          <w:b/>
          <w:bCs/>
          <w:sz w:val="24"/>
          <w:szCs w:val="24"/>
        </w:rPr>
        <w:t>Data Processing and Scoring</w:t>
      </w:r>
      <w:commentRangeEnd w:id="130"/>
      <w:r w:rsidR="00034A27">
        <w:rPr>
          <w:rStyle w:val="CommentReference"/>
        </w:rPr>
        <w:commentReference w:id="130"/>
      </w:r>
    </w:p>
    <w:p w14:paraId="053F72BC" w14:textId="7A61B9B7"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ins w:id="131" w:author="Erin M. Buchanan" w:date="2020-12-21T20:59:00Z">
        <w:r w:rsidR="00977431">
          <w:rPr>
            <w:rFonts w:ascii="Courier New" w:hAnsi="Courier New" w:cs="Courier New"/>
            <w:sz w:val="20"/>
            <w:szCs w:val="20"/>
          </w:rPr>
          <w:t>_</w:t>
        </w:r>
      </w:ins>
      <w:r w:rsidR="005E3539">
        <w:rPr>
          <w:rFonts w:ascii="Courier New" w:hAnsi="Courier New" w:cs="Courier New"/>
          <w:sz w:val="20"/>
          <w:szCs w:val="20"/>
        </w:rPr>
        <w:t>correct</w:t>
      </w:r>
      <w:ins w:id="132" w:author="Erin M. Buchanan" w:date="2020-12-21T20:59:00Z">
        <w:r w:rsidR="00977431">
          <w:rPr>
            <w:rFonts w:ascii="Courier New" w:hAnsi="Courier New" w:cs="Courier New"/>
            <w:sz w:val="20"/>
            <w:szCs w:val="20"/>
          </w:rPr>
          <w:t>_</w:t>
        </w:r>
      </w:ins>
      <w:del w:id="133" w:author="Erin M. Buchanan" w:date="2020-12-21T20:59:00Z">
        <w:r w:rsidR="005E3539" w:rsidDel="00977431">
          <w:rPr>
            <w:rFonts w:ascii="Courier New" w:hAnsi="Courier New" w:cs="Courier New"/>
            <w:sz w:val="20"/>
            <w:szCs w:val="20"/>
          </w:rPr>
          <w:delText>.</w:delText>
        </w:r>
      </w:del>
      <w:proofErr w:type="gramStart"/>
      <w:r w:rsidR="005E3539">
        <w:rPr>
          <w:rFonts w:ascii="Courier New" w:hAnsi="Courier New" w:cs="Courier New"/>
          <w:sz w:val="20"/>
          <w:szCs w:val="20"/>
        </w:rPr>
        <w:t>free</w:t>
      </w:r>
      <w:proofErr w:type="spellEnd"/>
      <w:r w:rsidRPr="002E3AB8">
        <w:rPr>
          <w:rFonts w:ascii="Courier New" w:hAnsi="Courier New" w:cs="Courier New"/>
          <w:sz w:val="20"/>
          <w:szCs w:val="20"/>
        </w:rPr>
        <w:t>(</w:t>
      </w:r>
      <w:proofErr w:type="gram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134"/>
      <w:r>
        <w:rPr>
          <w:rFonts w:ascii="Times New Roman" w:hAnsi="Times New Roman" w:cs="Times New Roman"/>
          <w:b/>
          <w:bCs/>
          <w:sz w:val="24"/>
          <w:szCs w:val="24"/>
        </w:rPr>
        <w:t>Replication of Free Recall Studies</w:t>
      </w:r>
      <w:commentRangeEnd w:id="134"/>
      <w:r w:rsidR="00B8650B">
        <w:rPr>
          <w:rStyle w:val="CommentReference"/>
        </w:rPr>
        <w:commentReference w:id="134"/>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135"/>
      <w:r>
        <w:rPr>
          <w:rFonts w:ascii="Times New Roman" w:hAnsi="Times New Roman" w:cs="Times New Roman"/>
          <w:b/>
          <w:bCs/>
          <w:sz w:val="24"/>
          <w:szCs w:val="24"/>
        </w:rPr>
        <w:t>Inter-Rater Reliability</w:t>
      </w:r>
      <w:commentRangeEnd w:id="135"/>
      <w:r w:rsidR="00710E1D">
        <w:rPr>
          <w:rStyle w:val="CommentReference"/>
        </w:rPr>
        <w:commentReference w:id="135"/>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136"/>
      <w:r w:rsidRPr="000029A7">
        <w:rPr>
          <w:rFonts w:ascii="Times New Roman" w:hAnsi="Times New Roman" w:cs="Times New Roman"/>
          <w:sz w:val="24"/>
          <w:szCs w:val="24"/>
          <w:highlight w:val="yellow"/>
        </w:rPr>
        <w:lastRenderedPageBreak/>
        <w:t>[SENTENCE SCORING VALIDATION?]</w:t>
      </w:r>
      <w:commentRangeEnd w:id="136"/>
      <w:r>
        <w:rPr>
          <w:rStyle w:val="CommentReference"/>
        </w:rPr>
        <w:commentReference w:id="136"/>
      </w:r>
    </w:p>
    <w:p w14:paraId="44DCE069" w14:textId="0D616D06" w:rsidR="0045001D" w:rsidRDefault="006E19C9" w:rsidP="0045001D">
      <w:pPr>
        <w:jc w:val="center"/>
        <w:rPr>
          <w:rFonts w:ascii="Times New Roman" w:hAnsi="Times New Roman" w:cs="Times New Roman"/>
          <w:b/>
          <w:bCs/>
          <w:sz w:val="24"/>
          <w:szCs w:val="24"/>
        </w:rPr>
      </w:pPr>
      <w:commentRangeStart w:id="137"/>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137"/>
      <w:r w:rsidR="00710E1D">
        <w:rPr>
          <w:rStyle w:val="CommentReference"/>
        </w:rPr>
        <w:commentReference w:id="137"/>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proofErr w:type="spellStart"/>
      <w:r w:rsidR="00710E1D">
        <w:rPr>
          <w:rFonts w:ascii="Times New Roman" w:hAnsi="Times New Roman" w:cs="Times New Roman"/>
          <w:i/>
          <w:iCs/>
          <w:sz w:val="24"/>
          <w:szCs w:val="24"/>
        </w:rPr>
        <w:t>lrd</w:t>
      </w:r>
      <w:proofErr w:type="spellEnd"/>
      <w:r w:rsidR="00710E1D">
        <w:rPr>
          <w:rFonts w:ascii="Times New Roman" w:hAnsi="Times New Roman" w:cs="Times New Roman"/>
          <w:i/>
          <w:iCs/>
          <w:sz w:val="24"/>
          <w:szCs w:val="24"/>
        </w:rPr>
        <w:t xml:space="preserve">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138"/>
      <w:commentRangeStart w:id="139"/>
      <w:commentRangeStart w:id="14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138"/>
      <w:r w:rsidR="00DF7CF5">
        <w:rPr>
          <w:rStyle w:val="CommentReference"/>
        </w:rPr>
        <w:commentReference w:id="138"/>
      </w:r>
      <w:commentRangeEnd w:id="139"/>
      <w:r w:rsidR="006C5BFD">
        <w:rPr>
          <w:rStyle w:val="CommentReference"/>
        </w:rPr>
        <w:commentReference w:id="139"/>
      </w:r>
      <w:commentRangeEnd w:id="140"/>
      <w:r w:rsidR="00CA0EEA">
        <w:rPr>
          <w:rStyle w:val="CommentReference"/>
        </w:rPr>
        <w:commentReference w:id="14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14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142" w:name="_Hlk32942520"/>
      <w:bookmarkEnd w:id="14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14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143"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143"/>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prop.correct.free</w:t>
      </w:r>
      <w:commentRangeStart w:id="144"/>
      <w:commentRangeStart w:id="145"/>
      <w:proofErr w:type="spellEnd"/>
      <w:r w:rsidRPr="008047DF">
        <w:rPr>
          <w:rFonts w:ascii="Courier New" w:hAnsi="Courier New" w:cs="Courier New"/>
          <w:i/>
          <w:iCs/>
          <w:sz w:val="20"/>
          <w:szCs w:val="20"/>
        </w:rPr>
        <w:t>()</w:t>
      </w:r>
      <w:commentRangeEnd w:id="144"/>
      <w:r w:rsidR="002E0ED5">
        <w:rPr>
          <w:rStyle w:val="CommentReference"/>
        </w:rPr>
        <w:commentReference w:id="144"/>
      </w:r>
      <w:commentRangeEnd w:id="145"/>
      <w:r w:rsidR="003B1E43">
        <w:rPr>
          <w:rStyle w:val="CommentReference"/>
        </w:rPr>
        <w:commentReference w:id="145"/>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 xml:space="preserve">columns denote </w:t>
      </w:r>
      <w:proofErr w:type="spellStart"/>
      <w:r w:rsidR="00DA5437">
        <w:rPr>
          <w:rFonts w:ascii="Times New Roman" w:hAnsi="Times New Roman" w:cs="Times New Roman"/>
          <w:sz w:val="24"/>
          <w:szCs w:val="24"/>
        </w:rPr>
        <w:t>Levenshtein</w:t>
      </w:r>
      <w:proofErr w:type="spellEnd"/>
      <w:r w:rsidR="00DA5437">
        <w:rPr>
          <w:rFonts w:ascii="Times New Roman" w:hAnsi="Times New Roman" w:cs="Times New Roman"/>
          <w:sz w:val="24"/>
          <w:szCs w:val="24"/>
        </w:rPr>
        <w:t xml:space="preserve">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14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14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148" w:name="_Hlk42075142"/>
      <w:bookmarkStart w:id="149" w:name="_Hlk42075069"/>
      <w:bookmarkEnd w:id="14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14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46"/>
    <w:bookmarkEnd w:id="14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150" w:name="_Hlk35452108"/>
      <w:bookmarkStart w:id="15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5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15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152"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153"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153"/>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152"/>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 xml:space="preserve">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154"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 xml:space="preserve">columns indicate </w:t>
      </w:r>
      <w:proofErr w:type="spellStart"/>
      <w:r w:rsidR="00DB0D79" w:rsidRPr="00DB0D79">
        <w:rPr>
          <w:rFonts w:ascii="Times New Roman" w:hAnsi="Times New Roman"/>
        </w:rPr>
        <w:t>Levenshtein</w:t>
      </w:r>
      <w:proofErr w:type="spellEnd"/>
      <w:r w:rsidR="00DB0D79" w:rsidRPr="00DB0D79">
        <w:rPr>
          <w:rFonts w:ascii="Times New Roman" w:hAnsi="Times New Roman"/>
        </w:rPr>
        <w:t xml:space="preserve">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154"/>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155"/>
      <w:r w:rsidRPr="0036606D">
        <w:rPr>
          <w:rFonts w:ascii="Times New Roman" w:hAnsi="Times New Roman" w:cs="Times New Roman"/>
        </w:rPr>
        <w:lastRenderedPageBreak/>
        <w:t>Table 11</w:t>
      </w:r>
      <w:commentRangeEnd w:id="155"/>
      <w:r w:rsidR="00C33CC5">
        <w:rPr>
          <w:rStyle w:val="CommentReference"/>
        </w:rPr>
        <w:commentReference w:id="155"/>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156"/>
      <w:commentRangeStart w:id="157"/>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156"/>
      <w:r w:rsidR="004D19D8" w:rsidRPr="00BF06DE">
        <w:rPr>
          <w:rStyle w:val="CommentReference"/>
          <w:sz w:val="22"/>
          <w:szCs w:val="22"/>
        </w:rPr>
        <w:commentReference w:id="156"/>
      </w:r>
      <w:commentRangeEnd w:id="157"/>
      <w:r w:rsidR="00336345">
        <w:rPr>
          <w:rStyle w:val="CommentReference"/>
        </w:rPr>
        <w:commentReference w:id="157"/>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158"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158"/>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159"/>
      <w:commentRangeStart w:id="160"/>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159"/>
      <w:r w:rsidR="004D19D8">
        <w:rPr>
          <w:rStyle w:val="CommentReference"/>
        </w:rPr>
        <w:commentReference w:id="159"/>
      </w:r>
      <w:commentRangeEnd w:id="160"/>
      <w:r w:rsidR="00282ED6">
        <w:rPr>
          <w:rStyle w:val="CommentReference"/>
        </w:rPr>
        <w:commentReference w:id="160"/>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161"/>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161"/>
      <w:r w:rsidR="00AF6128">
        <w:rPr>
          <w:rStyle w:val="CommentReference"/>
        </w:rPr>
        <w:commentReference w:id="161"/>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D726F3" w:rsidRDefault="00D726F3">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holas Maxwell" w:date="2020-10-29T11:15:00Z" w:initials="NM">
    <w:p w14:paraId="22D4F0C0" w14:textId="42F70631" w:rsidR="00D726F3" w:rsidRDefault="00D726F3">
      <w:pPr>
        <w:pStyle w:val="CommentText"/>
      </w:pPr>
      <w:r>
        <w:rPr>
          <w:rStyle w:val="CommentReference"/>
        </w:rPr>
        <w:annotationRef/>
      </w:r>
      <w:r>
        <w:t>Reminder that I need to update these</w:t>
      </w:r>
    </w:p>
  </w:comment>
  <w:comment w:id="2" w:author="Nick Maxwell" w:date="2020-11-12T13:58:00Z" w:initials="NM">
    <w:p w14:paraId="46081691" w14:textId="5FADB4BF" w:rsidR="00D726F3" w:rsidRDefault="00D726F3">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D726F3" w:rsidRDefault="00D726F3">
      <w:pPr>
        <w:pStyle w:val="CommentText"/>
      </w:pPr>
      <w:r>
        <w:rPr>
          <w:rStyle w:val="CommentReference"/>
        </w:rPr>
        <w:annotationRef/>
      </w:r>
      <w:r>
        <w:t xml:space="preserve">Do I need to do anything here for this? </w:t>
      </w:r>
    </w:p>
  </w:comment>
  <w:comment w:id="8" w:author="Erin M. Buchanan" w:date="2020-12-21T17:56:00Z" w:initials="EMB">
    <w:p w14:paraId="06036C72" w14:textId="202A609E" w:rsidR="00D726F3" w:rsidRDefault="00D726F3">
      <w:pPr>
        <w:pStyle w:val="CommentText"/>
      </w:pPr>
      <w:r>
        <w:rPr>
          <w:rStyle w:val="CommentReference"/>
        </w:rPr>
        <w:annotationRef/>
      </w:r>
      <w:proofErr w:type="spellStart"/>
      <w:r>
        <w:t>Sicne</w:t>
      </w:r>
      <w:proofErr w:type="spellEnd"/>
      <w:r>
        <w:t xml:space="preserve"> it’s a package and an app</w:t>
      </w:r>
    </w:p>
  </w:comment>
  <w:comment w:id="21" w:author="Erin M. Buchanan" w:date="2020-12-21T18:00:00Z" w:initials="EMB">
    <w:p w14:paraId="1FC2129A" w14:textId="1843931C" w:rsidR="00D726F3" w:rsidRDefault="00D726F3">
      <w:pPr>
        <w:pStyle w:val="CommentText"/>
      </w:pPr>
      <w:r>
        <w:rPr>
          <w:rStyle w:val="CommentReference"/>
        </w:rPr>
        <w:annotationRef/>
      </w:r>
      <w:r>
        <w:t xml:space="preserve">Just a suggestion here since recall is a surprise sometimes </w:t>
      </w:r>
    </w:p>
  </w:comment>
  <w:comment w:id="26" w:author="Erin M. Buchanan" w:date="2020-12-21T18:01:00Z" w:initials="EMB">
    <w:p w14:paraId="2EB65D2C" w14:textId="16F1626F" w:rsidR="00D726F3" w:rsidRDefault="00D726F3">
      <w:pPr>
        <w:pStyle w:val="CommentText"/>
      </w:pPr>
      <w:r>
        <w:rPr>
          <w:rStyle w:val="CommentReference"/>
        </w:rPr>
        <w:annotationRef/>
      </w:r>
      <w:r>
        <w:t xml:space="preserve">Is this sentence necessary? </w:t>
      </w:r>
    </w:p>
  </w:comment>
  <w:comment w:id="27" w:author="Erin M. Buchanan" w:date="2020-12-21T18:06:00Z" w:initials="EMB">
    <w:p w14:paraId="21B20A82" w14:textId="09E5F18F" w:rsidR="00D726F3" w:rsidRDefault="00D726F3">
      <w:pPr>
        <w:pStyle w:val="CommentText"/>
      </w:pPr>
      <w:r>
        <w:rPr>
          <w:rStyle w:val="CommentReference"/>
        </w:rPr>
        <w:annotationRef/>
      </w:r>
      <w:r>
        <w:t xml:space="preserve">May work better in the paragraph below </w:t>
      </w:r>
    </w:p>
  </w:comment>
  <w:comment w:id="32" w:author="Erin M. Buchanan" w:date="2020-12-21T18:04:00Z" w:initials="EMB">
    <w:p w14:paraId="3E5272E1" w14:textId="0CAE9C62" w:rsidR="00D726F3" w:rsidRDefault="00D726F3">
      <w:pPr>
        <w:pStyle w:val="CommentText"/>
      </w:pPr>
      <w:r>
        <w:rPr>
          <w:rStyle w:val="CommentReference"/>
        </w:rPr>
        <w:annotationRef/>
      </w:r>
      <w:r>
        <w:t xml:space="preserve">There’s probably a better citation here – this one is just for the norms, not how the norms predict recall. Cite </w:t>
      </w:r>
      <w:proofErr w:type="gramStart"/>
      <w:r>
        <w:t>yourself ?</w:t>
      </w:r>
      <w:proofErr w:type="gramEnd"/>
      <w:r>
        <w:t xml:space="preserve"> </w:t>
      </w:r>
    </w:p>
  </w:comment>
  <w:comment w:id="35" w:author="Erin M. Buchanan" w:date="2020-12-21T18:06:00Z" w:initials="EMB">
    <w:p w14:paraId="4F45F277" w14:textId="77777777" w:rsidR="00D726F3" w:rsidRDefault="00D726F3">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D726F3" w:rsidRDefault="00D726F3">
      <w:pPr>
        <w:pStyle w:val="CommentText"/>
      </w:pPr>
    </w:p>
    <w:p w14:paraId="3517A2EA" w14:textId="77777777" w:rsidR="00D726F3" w:rsidRDefault="00D726F3">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D726F3" w:rsidRDefault="00D726F3">
      <w:pPr>
        <w:pStyle w:val="CommentText"/>
      </w:pPr>
    </w:p>
    <w:p w14:paraId="72FE82AE" w14:textId="0E7AE1F9" w:rsidR="00D726F3" w:rsidRDefault="00D726F3">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36" w:author="Erin M. Buchanan" w:date="2020-12-21T18:09:00Z" w:initials="EMB">
    <w:p w14:paraId="177C5531" w14:textId="5A3DE368" w:rsidR="00D726F3" w:rsidRDefault="00D726F3">
      <w:pPr>
        <w:pStyle w:val="CommentText"/>
      </w:pPr>
      <w:r>
        <w:rPr>
          <w:rStyle w:val="CommentReference"/>
        </w:rPr>
        <w:annotationRef/>
      </w:r>
      <w:proofErr w:type="gramStart"/>
      <w:r>
        <w:t>Yes</w:t>
      </w:r>
      <w:proofErr w:type="gramEnd"/>
      <w:r>
        <w:t xml:space="preserve"> good like this set of two sentences good way to tie together </w:t>
      </w:r>
    </w:p>
  </w:comment>
  <w:comment w:id="37" w:author="Erin M. Buchanan" w:date="2020-12-21T18:09:00Z" w:initials="EMB">
    <w:p w14:paraId="44E12EEF" w14:textId="7BEBBED4" w:rsidR="00D726F3" w:rsidRDefault="00D726F3">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38" w:author="Erin M. Buchanan" w:date="2020-12-21T18:10:00Z" w:initials="EMB">
    <w:p w14:paraId="27F69698" w14:textId="0FB681E7" w:rsidR="00D726F3" w:rsidRDefault="00D726F3">
      <w:pPr>
        <w:pStyle w:val="CommentText"/>
      </w:pPr>
      <w:r>
        <w:rPr>
          <w:rStyle w:val="CommentReference"/>
        </w:rPr>
        <w:annotationRef/>
      </w:r>
      <w:r>
        <w:t xml:space="preserve">Great argument </w:t>
      </w:r>
    </w:p>
  </w:comment>
  <w:comment w:id="39" w:author="Erin M. Buchanan" w:date="2020-12-21T18:10:00Z" w:initials="EMB">
    <w:p w14:paraId="7CF47B22" w14:textId="32E7F087" w:rsidR="00D726F3" w:rsidRDefault="00D726F3">
      <w:pPr>
        <w:pStyle w:val="CommentText"/>
      </w:pPr>
      <w:r>
        <w:rPr>
          <w:rStyle w:val="CommentReference"/>
        </w:rPr>
        <w:annotationRef/>
      </w:r>
      <w:r>
        <w:t xml:space="preserve">At this point we’ve mostly focused on cued recall – maybe the beginning of the </w:t>
      </w:r>
      <w:proofErr w:type="spellStart"/>
      <w:r>
        <w:t>the</w:t>
      </w:r>
      <w:proofErr w:type="spellEnd"/>
      <w:r>
        <w:t xml:space="preserve"> previous paragraph could also incorporate free recall? Or also incorporate here it’s the same idea as cued, there’s a key </w:t>
      </w:r>
    </w:p>
  </w:comment>
  <w:comment w:id="67" w:author="Erin M. Buchanan" w:date="2020-12-21T18:22:00Z" w:initials="EMB">
    <w:p w14:paraId="05EF4494" w14:textId="4424FA64" w:rsidR="00D726F3" w:rsidRDefault="00D726F3">
      <w:pPr>
        <w:pStyle w:val="CommentText"/>
      </w:pPr>
      <w:r>
        <w:rPr>
          <w:rStyle w:val="CommentReference"/>
        </w:rPr>
        <w:annotationRef/>
      </w:r>
      <w:r>
        <w:t xml:space="preserve">Let’s cite the shiny package too </w:t>
      </w:r>
    </w:p>
  </w:comment>
  <w:comment w:id="68" w:author="Nicholas Maxwell" w:date="2020-11-30T12:14:00Z" w:initials="NM">
    <w:p w14:paraId="1F65B922" w14:textId="2CAAA3D6" w:rsidR="00D726F3" w:rsidRDefault="00D726F3">
      <w:pPr>
        <w:pStyle w:val="CommentText"/>
      </w:pPr>
      <w:r>
        <w:rPr>
          <w:rStyle w:val="CommentReference"/>
        </w:rPr>
        <w:annotationRef/>
      </w:r>
      <w:r>
        <w:t>Installation section should be fine</w:t>
      </w:r>
    </w:p>
  </w:comment>
  <w:comment w:id="83" w:author="Erin M. Buchanan" w:date="2020-12-21T20:48:00Z" w:initials="EMB">
    <w:p w14:paraId="1375F0BB" w14:textId="574AEF03" w:rsidR="00D726F3" w:rsidRDefault="00D726F3">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85" w:author="Erin M. Buchanan" w:date="2020-12-22T14:02:00Z" w:initials="EMB">
    <w:p w14:paraId="71094E19" w14:textId="5CE3C3E5" w:rsidR="00D726F3" w:rsidRDefault="00D726F3">
      <w:pPr>
        <w:pStyle w:val="CommentText"/>
      </w:pPr>
      <w:r>
        <w:rPr>
          <w:rStyle w:val="CommentReference"/>
        </w:rPr>
        <w:annotationRef/>
      </w:r>
      <w:r>
        <w:t xml:space="preserve">Turned off tracking for this section so it wasn’t bonkers </w:t>
      </w:r>
    </w:p>
  </w:comment>
  <w:comment w:id="87" w:author="Erin M. Buchanan" w:date="2020-12-22T15:18:00Z" w:initials="EMB">
    <w:p w14:paraId="50CAC89F" w14:textId="3DC63474" w:rsidR="001944BE" w:rsidRDefault="001944BE">
      <w:pPr>
        <w:pStyle w:val="CommentText"/>
      </w:pPr>
      <w:r>
        <w:rPr>
          <w:rStyle w:val="CommentReference"/>
        </w:rPr>
        <w:annotationRef/>
      </w:r>
      <w:r>
        <w:t xml:space="preserve">Need to mark all the code when done. </w:t>
      </w:r>
    </w:p>
  </w:comment>
  <w:comment w:id="88" w:author="Erin M. Buchanan" w:date="2020-12-22T14:10:00Z" w:initials="EMB">
    <w:p w14:paraId="463A2BC4" w14:textId="3678AACD" w:rsidR="00D726F3" w:rsidRDefault="00D726F3">
      <w:pPr>
        <w:pStyle w:val="CommentText"/>
      </w:pPr>
      <w:r>
        <w:rPr>
          <w:rStyle w:val="CommentReference"/>
        </w:rPr>
        <w:annotationRef/>
      </w:r>
      <w:r>
        <w:t xml:space="preserve">Maybe we can put this in an invisible table to increase the font size? </w:t>
      </w:r>
    </w:p>
  </w:comment>
  <w:comment w:id="89" w:author="Erin M. Buchanan" w:date="2020-12-22T14:21:00Z" w:initials="EMB">
    <w:p w14:paraId="3B73AE86" w14:textId="56910879" w:rsidR="00D726F3" w:rsidRDefault="00D726F3">
      <w:pPr>
        <w:pStyle w:val="CommentText"/>
      </w:pPr>
      <w:r>
        <w:rPr>
          <w:rStyle w:val="CommentReference"/>
        </w:rPr>
        <w:annotationRef/>
      </w:r>
      <w:r>
        <w:t>cite</w:t>
      </w:r>
    </w:p>
  </w:comment>
  <w:comment w:id="100" w:author="Nick Maxwell" w:date="2020-11-14T13:02:00Z" w:initials="NM">
    <w:p w14:paraId="0F432552" w14:textId="1453A563" w:rsidR="00D726F3" w:rsidRDefault="00D726F3">
      <w:pPr>
        <w:pStyle w:val="CommentText"/>
      </w:pPr>
      <w:r>
        <w:rPr>
          <w:rStyle w:val="CommentReference"/>
        </w:rPr>
        <w:annotationRef/>
      </w:r>
      <w:r>
        <w:t>This section is done.</w:t>
      </w:r>
    </w:p>
  </w:comment>
  <w:comment w:id="101" w:author="Nick Maxwell" w:date="2020-11-12T14:08:00Z" w:initials="NM">
    <w:p w14:paraId="2D865E26" w14:textId="7E841CAE" w:rsidR="00D726F3" w:rsidRDefault="00D726F3">
      <w:pPr>
        <w:pStyle w:val="CommentText"/>
      </w:pPr>
      <w:r>
        <w:rPr>
          <w:rStyle w:val="CommentReference"/>
        </w:rPr>
        <w:annotationRef/>
      </w:r>
      <w:r>
        <w:t>Okay, this section is done. Ended up remaking this dataset</w:t>
      </w:r>
    </w:p>
  </w:comment>
  <w:comment w:id="102" w:author="Nick Maxwell" w:date="2020-11-14T13:02:00Z" w:initials="NM">
    <w:p w14:paraId="3B6D019B" w14:textId="3EB05F41" w:rsidR="00D726F3" w:rsidRDefault="00D726F3">
      <w:pPr>
        <w:pStyle w:val="CommentText"/>
      </w:pPr>
      <w:r>
        <w:rPr>
          <w:rStyle w:val="CommentReference"/>
        </w:rPr>
        <w:annotationRef/>
      </w:r>
      <w:r>
        <w:t>This section is finished.</w:t>
      </w:r>
    </w:p>
  </w:comment>
  <w:comment w:id="103" w:author="Nicholas Maxwell" w:date="2020-11-13T10:58:00Z" w:initials="NM">
    <w:p w14:paraId="3C73B27D" w14:textId="132BF9CB" w:rsidR="00D726F3" w:rsidRDefault="00D726F3">
      <w:pPr>
        <w:pStyle w:val="CommentText"/>
      </w:pPr>
      <w:r>
        <w:rPr>
          <w:rStyle w:val="CommentReference"/>
        </w:rPr>
        <w:annotationRef/>
      </w:r>
      <w:r>
        <w:t xml:space="preserve">Is there a technical term for this? </w:t>
      </w:r>
      <w:proofErr w:type="spellStart"/>
      <w:r>
        <w:t>Its</w:t>
      </w:r>
      <w:proofErr w:type="spellEnd"/>
      <w:r>
        <w:t xml:space="preserve"> like a list of lists or something.</w:t>
      </w:r>
    </w:p>
  </w:comment>
  <w:comment w:id="106" w:author="Nick Maxwell" w:date="2020-11-14T13:14:00Z" w:initials="NM">
    <w:p w14:paraId="640E62F5" w14:textId="212D360B" w:rsidR="00D726F3" w:rsidRDefault="00D726F3">
      <w:pPr>
        <w:pStyle w:val="CommentText"/>
      </w:pPr>
      <w:r>
        <w:rPr>
          <w:rStyle w:val="CommentReference"/>
        </w:rPr>
        <w:annotationRef/>
      </w:r>
      <w:r>
        <w:t>This section is just about done, just need to update the OSF links. This dataset is the “wide data” from the package</w:t>
      </w:r>
    </w:p>
  </w:comment>
  <w:comment w:id="107" w:author="Nicholas Maxwell" w:date="2020-12-01T10:39:00Z" w:initials="NM">
    <w:p w14:paraId="4D061AFA" w14:textId="0925C886" w:rsidR="00D726F3" w:rsidRDefault="00D726F3">
      <w:pPr>
        <w:pStyle w:val="CommentText"/>
      </w:pPr>
      <w:r>
        <w:rPr>
          <w:rStyle w:val="CommentReference"/>
        </w:rPr>
        <w:annotationRef/>
      </w:r>
      <w:r>
        <w:t>Okay, this section is up to date</w:t>
      </w:r>
    </w:p>
  </w:comment>
  <w:comment w:id="108" w:author="Nick Maxwell" w:date="2020-11-12T14:09:00Z" w:initials="NM">
    <w:p w14:paraId="405CF8F6" w14:textId="75D02B14" w:rsidR="00D726F3" w:rsidRDefault="00D726F3">
      <w:pPr>
        <w:pStyle w:val="CommentText"/>
      </w:pPr>
      <w:r>
        <w:rPr>
          <w:rStyle w:val="CommentReference"/>
        </w:rPr>
        <w:annotationRef/>
      </w:r>
      <w:r>
        <w:t>This section is fixed.</w:t>
      </w:r>
    </w:p>
  </w:comment>
  <w:comment w:id="109" w:author="Nick Maxwell" w:date="2020-11-14T15:07:00Z" w:initials="NM">
    <w:p w14:paraId="0DF696D5" w14:textId="7FCA22DC" w:rsidR="00D726F3" w:rsidRDefault="00D726F3">
      <w:pPr>
        <w:pStyle w:val="CommentText"/>
      </w:pPr>
      <w:r>
        <w:rPr>
          <w:rStyle w:val="CommentReference"/>
        </w:rPr>
        <w:annotationRef/>
      </w:r>
      <w:r>
        <w:t>Okay, this section is finished!</w:t>
      </w:r>
    </w:p>
  </w:comment>
  <w:comment w:id="110" w:author="Nick Maxwell" w:date="2020-11-14T15:12:00Z" w:initials="NM">
    <w:p w14:paraId="73795AB3" w14:textId="60641A43" w:rsidR="00D726F3" w:rsidRDefault="00D726F3">
      <w:pPr>
        <w:pStyle w:val="CommentText"/>
      </w:pPr>
      <w:r>
        <w:rPr>
          <w:rStyle w:val="CommentReference"/>
        </w:rPr>
        <w:annotationRef/>
      </w:r>
      <w:r>
        <w:t>All of this will need redoing to match all the cool new shiny dashboard stuff. Currently this section still describes the old app</w:t>
      </w:r>
    </w:p>
  </w:comment>
  <w:comment w:id="111" w:author="Nick Maxwell" w:date="2020-08-04T09:38:00Z" w:initials="NM">
    <w:p w14:paraId="5234DE55" w14:textId="3403C0EB" w:rsidR="00D726F3" w:rsidRDefault="00D726F3">
      <w:pPr>
        <w:pStyle w:val="CommentText"/>
      </w:pPr>
      <w:r>
        <w:rPr>
          <w:rStyle w:val="CommentReference"/>
        </w:rPr>
        <w:annotationRef/>
      </w:r>
      <w:r>
        <w:t>Need to remember to update all the figures once Erin finishes the shiny stuff</w:t>
      </w:r>
    </w:p>
  </w:comment>
  <w:comment w:id="112" w:author="Nick Maxwell" w:date="2020-11-14T15:16:00Z" w:initials="NM">
    <w:p w14:paraId="7BA404EA" w14:textId="40BEBB27" w:rsidR="00D726F3" w:rsidRDefault="00D726F3">
      <w:pPr>
        <w:pStyle w:val="CommentText"/>
      </w:pPr>
      <w:r>
        <w:rPr>
          <w:rStyle w:val="CommentReference"/>
        </w:rPr>
        <w:annotationRef/>
      </w:r>
      <w:r>
        <w:t>Okay, shiny is basically done. Will update the screenshots once this section gets written up!</w:t>
      </w:r>
    </w:p>
  </w:comment>
  <w:comment w:id="113" w:author="Nick Maxwell" w:date="2020-10-12T08:42:00Z" w:initials="NM">
    <w:p w14:paraId="18F3B79D" w14:textId="69D6064C" w:rsidR="00D726F3" w:rsidRDefault="00D726F3">
      <w:pPr>
        <w:pStyle w:val="CommentText"/>
      </w:pPr>
      <w:r>
        <w:rPr>
          <w:rStyle w:val="CommentReference"/>
        </w:rPr>
        <w:annotationRef/>
      </w:r>
      <w:r>
        <w:t>Describe Free recall panel here. Also plotting functions and arrange data tab</w:t>
      </w:r>
    </w:p>
  </w:comment>
  <w:comment w:id="114" w:author="Nick Maxwell" w:date="2020-10-12T08:42:00Z" w:initials="NM">
    <w:p w14:paraId="4E976AD8" w14:textId="36030C96" w:rsidR="00D726F3" w:rsidRDefault="00D726F3">
      <w:pPr>
        <w:pStyle w:val="CommentText"/>
      </w:pPr>
      <w:r>
        <w:rPr>
          <w:rStyle w:val="CommentReference"/>
        </w:rPr>
        <w:annotationRef/>
      </w:r>
      <w:r>
        <w:t>And describe sentence panel here.</w:t>
      </w:r>
    </w:p>
  </w:comment>
  <w:comment w:id="115" w:author="Nick Maxwell" w:date="2020-11-14T15:17:00Z" w:initials="NM">
    <w:p w14:paraId="0E641450" w14:textId="79185BAA" w:rsidR="00D726F3" w:rsidRDefault="00D726F3">
      <w:pPr>
        <w:pStyle w:val="CommentText"/>
      </w:pPr>
      <w:r>
        <w:rPr>
          <w:rStyle w:val="CommentReference"/>
        </w:rPr>
        <w:annotationRef/>
      </w:r>
      <w:r>
        <w:t>This section should now be updated.</w:t>
      </w:r>
    </w:p>
  </w:comment>
  <w:comment w:id="116" w:author="Nick Maxwell" w:date="2020-11-14T15:20:00Z" w:initials="NM">
    <w:p w14:paraId="36AD6DD4" w14:textId="1732A1EC" w:rsidR="00D726F3" w:rsidRDefault="00D726F3">
      <w:pPr>
        <w:pStyle w:val="CommentText"/>
      </w:pPr>
      <w:r>
        <w:rPr>
          <w:rStyle w:val="CommentReference"/>
        </w:rPr>
        <w:annotationRef/>
      </w:r>
      <w:r>
        <w:t>Okay, this section has been updated to replace percent match w/ Levenshtein</w:t>
      </w:r>
    </w:p>
  </w:comment>
  <w:comment w:id="117" w:author="Nick Maxwell" w:date="2020-11-14T15:21:00Z" w:initials="NM">
    <w:p w14:paraId="1935E18D" w14:textId="0B6EA5A0" w:rsidR="00D726F3" w:rsidRDefault="00D726F3">
      <w:pPr>
        <w:pStyle w:val="CommentText"/>
      </w:pPr>
      <w:r>
        <w:rPr>
          <w:rStyle w:val="CommentReference"/>
        </w:rPr>
        <w:annotationRef/>
      </w:r>
      <w:r>
        <w:t>This section is up to date too.</w:t>
      </w:r>
    </w:p>
  </w:comment>
  <w:comment w:id="119" w:author="Nick Maxwell" w:date="2020-10-12T08:45:00Z" w:initials="NM">
    <w:p w14:paraId="5139433F" w14:textId="0D895CED" w:rsidR="00D726F3" w:rsidRDefault="00D726F3">
      <w:pPr>
        <w:pStyle w:val="CommentText"/>
      </w:pPr>
      <w:r>
        <w:rPr>
          <w:rStyle w:val="CommentReference"/>
        </w:rPr>
        <w:annotationRef/>
      </w:r>
      <w:r>
        <w:t>Need to rerun these analyses</w:t>
      </w:r>
    </w:p>
  </w:comment>
  <w:comment w:id="120" w:author="Nick Maxwell" w:date="2020-11-12T16:39:00Z" w:initials="NM">
    <w:p w14:paraId="0BB7A885" w14:textId="3B06D4C4" w:rsidR="00D726F3" w:rsidRDefault="00D726F3">
      <w:pPr>
        <w:pStyle w:val="CommentText"/>
      </w:pPr>
      <w:r>
        <w:rPr>
          <w:rStyle w:val="CommentReference"/>
        </w:rPr>
        <w:annotationRef/>
      </w:r>
      <w:r>
        <w:t>Analyses have been run. Need to start updating this</w:t>
      </w:r>
    </w:p>
  </w:comment>
  <w:comment w:id="121" w:author="Nicholas Maxwell" w:date="2020-11-25T11:58:00Z" w:initials="NM">
    <w:p w14:paraId="7B505E7E" w14:textId="1805DA36" w:rsidR="00D726F3" w:rsidRDefault="00D726F3">
      <w:pPr>
        <w:pStyle w:val="CommentText"/>
      </w:pPr>
      <w:r>
        <w:rPr>
          <w:rStyle w:val="CommentReference"/>
        </w:rPr>
        <w:annotationRef/>
      </w:r>
      <w:r>
        <w:t>Okay, the results section for cued recall is finished!</w:t>
      </w:r>
    </w:p>
  </w:comment>
  <w:comment w:id="123" w:author="Nick Maxwell" w:date="2020-11-15T13:41:00Z" w:initials="NM">
    <w:p w14:paraId="19520D64" w14:textId="420BC462" w:rsidR="00D726F3" w:rsidRDefault="00D726F3">
      <w:pPr>
        <w:pStyle w:val="CommentText"/>
      </w:pPr>
      <w:r>
        <w:rPr>
          <w:rStyle w:val="CommentReference"/>
        </w:rPr>
        <w:annotationRef/>
      </w:r>
      <w:r>
        <w:t>Done with this section!</w:t>
      </w:r>
    </w:p>
  </w:comment>
  <w:comment w:id="125" w:author="Nick Maxwell" w:date="2020-11-15T13:58:00Z" w:initials="NM">
    <w:p w14:paraId="18B9DE10" w14:textId="322D9B86" w:rsidR="00D726F3" w:rsidRDefault="00D726F3">
      <w:pPr>
        <w:pStyle w:val="CommentText"/>
      </w:pPr>
      <w:r>
        <w:rPr>
          <w:rStyle w:val="CommentReference"/>
        </w:rPr>
        <w:annotationRef/>
      </w:r>
      <w:r>
        <w:t>Okay, this section is done!</w:t>
      </w:r>
    </w:p>
  </w:comment>
  <w:comment w:id="127" w:author="Nick Maxwell" w:date="2020-10-12T08:45:00Z" w:initials="NM">
    <w:p w14:paraId="10BDD95C" w14:textId="5A089057" w:rsidR="00D726F3" w:rsidRDefault="00D726F3">
      <w:pPr>
        <w:pStyle w:val="CommentText"/>
      </w:pPr>
      <w:r>
        <w:rPr>
          <w:rStyle w:val="CommentReference"/>
        </w:rPr>
        <w:annotationRef/>
      </w:r>
      <w:r>
        <w:t>Okay, this section should be fine.</w:t>
      </w:r>
    </w:p>
  </w:comment>
  <w:comment w:id="128" w:author="Nick Maxwell" w:date="2020-11-15T14:04:00Z" w:initials="NM">
    <w:p w14:paraId="3D07062A" w14:textId="4985B7C0" w:rsidR="00D726F3" w:rsidRDefault="00D726F3">
      <w:pPr>
        <w:pStyle w:val="CommentText"/>
      </w:pPr>
      <w:r>
        <w:rPr>
          <w:rStyle w:val="CommentReference"/>
        </w:rPr>
        <w:annotationRef/>
      </w:r>
      <w:r>
        <w:t>Need to double check this table</w:t>
      </w:r>
    </w:p>
  </w:comment>
  <w:comment w:id="129" w:author="Nicholas Maxwell" w:date="2020-11-17T08:56:00Z" w:initials="NM">
    <w:p w14:paraId="4E71EFB8" w14:textId="201549D0" w:rsidR="00D726F3" w:rsidRDefault="00D726F3">
      <w:pPr>
        <w:pStyle w:val="CommentText"/>
      </w:pPr>
      <w:r>
        <w:rPr>
          <w:rStyle w:val="CommentReference"/>
        </w:rPr>
        <w:annotationRef/>
      </w:r>
      <w:r>
        <w:t>Table 11 has been updated and this section is finished.</w:t>
      </w:r>
    </w:p>
  </w:comment>
  <w:comment w:id="130" w:author="Nicholas Maxwell" w:date="2020-11-17T08:59:00Z" w:initials="NM">
    <w:p w14:paraId="103D66E3" w14:textId="616A09AA" w:rsidR="00D726F3" w:rsidRDefault="00D726F3">
      <w:pPr>
        <w:pStyle w:val="CommentText"/>
      </w:pPr>
      <w:r>
        <w:rPr>
          <w:rStyle w:val="CommentReference"/>
        </w:rPr>
        <w:annotationRef/>
      </w:r>
      <w:r>
        <w:t>This section is done!</w:t>
      </w:r>
    </w:p>
  </w:comment>
  <w:comment w:id="134" w:author="Nicholas Maxwell" w:date="2020-11-25T13:47:00Z" w:initials="NM">
    <w:p w14:paraId="1F6FD100" w14:textId="13A0AB99" w:rsidR="00D726F3" w:rsidRDefault="00D726F3">
      <w:pPr>
        <w:pStyle w:val="CommentText"/>
      </w:pPr>
      <w:r>
        <w:rPr>
          <w:rStyle w:val="CommentReference"/>
        </w:rPr>
        <w:annotationRef/>
      </w:r>
      <w:r>
        <w:t>This section is finished</w:t>
      </w:r>
    </w:p>
  </w:comment>
  <w:comment w:id="135" w:author="Nicholas Maxwell" w:date="2020-11-25T14:14:00Z" w:initials="NM">
    <w:p w14:paraId="21AAD5D9" w14:textId="2A5CFB97" w:rsidR="00D726F3" w:rsidRDefault="00D726F3">
      <w:pPr>
        <w:pStyle w:val="CommentText"/>
      </w:pPr>
      <w:r>
        <w:rPr>
          <w:rStyle w:val="CommentReference"/>
        </w:rPr>
        <w:annotationRef/>
      </w:r>
      <w:r>
        <w:t>Okay this section and the corresponding table is finished.</w:t>
      </w:r>
    </w:p>
  </w:comment>
  <w:comment w:id="136" w:author="Nick Maxwell" w:date="2020-10-12T08:46:00Z" w:initials="NM">
    <w:p w14:paraId="414306B2" w14:textId="340B11F8" w:rsidR="00D726F3" w:rsidRDefault="00D726F3">
      <w:pPr>
        <w:pStyle w:val="CommentText"/>
      </w:pPr>
      <w:r>
        <w:rPr>
          <w:rStyle w:val="CommentReference"/>
        </w:rPr>
        <w:annotationRef/>
      </w:r>
      <w:r>
        <w:t>I feel like having a set of analyses where we validate the sentence function would be important for consistency, but I don’t have a set of published data I could use.</w:t>
      </w:r>
    </w:p>
  </w:comment>
  <w:comment w:id="137" w:author="Nicholas Maxwell" w:date="2020-11-25T14:16:00Z" w:initials="NM">
    <w:p w14:paraId="3C32FFB0" w14:textId="59470F76" w:rsidR="00D726F3" w:rsidRDefault="00D726F3">
      <w:pPr>
        <w:pStyle w:val="CommentText"/>
      </w:pPr>
      <w:r>
        <w:rPr>
          <w:rStyle w:val="CommentReference"/>
        </w:rPr>
        <w:annotationRef/>
      </w:r>
      <w:r>
        <w:t>Okay, updated the conclusion!</w:t>
      </w:r>
    </w:p>
  </w:comment>
  <w:comment w:id="138" w:author="Nick Maxwell" w:date="2020-10-12T08:47:00Z" w:initials="NM">
    <w:p w14:paraId="26188528" w14:textId="28B7DD36" w:rsidR="00D726F3" w:rsidRDefault="00D726F3">
      <w:pPr>
        <w:pStyle w:val="CommentText"/>
      </w:pPr>
      <w:r>
        <w:rPr>
          <w:rStyle w:val="CommentReference"/>
        </w:rPr>
        <w:annotationRef/>
      </w:r>
      <w:r>
        <w:t>Most of these tables will need to be remade.</w:t>
      </w:r>
    </w:p>
  </w:comment>
  <w:comment w:id="139" w:author="Nicholas Maxwell" w:date="2020-11-25T13:46:00Z" w:initials="NM">
    <w:p w14:paraId="39113CD8" w14:textId="6D05A8CE" w:rsidR="00D726F3" w:rsidRDefault="00D726F3">
      <w:pPr>
        <w:pStyle w:val="CommentText"/>
      </w:pPr>
      <w:r>
        <w:rPr>
          <w:rStyle w:val="CommentReference"/>
        </w:rPr>
        <w:annotationRef/>
      </w:r>
      <w:r>
        <w:t>Will redo this table once the function description section gets reworked</w:t>
      </w:r>
    </w:p>
  </w:comment>
  <w:comment w:id="140" w:author="Erin M. Buchanan" w:date="2020-12-22T15:01:00Z" w:initials="EMB">
    <w:p w14:paraId="54DA0008" w14:textId="0FA53702" w:rsidR="00D726F3" w:rsidRDefault="00D726F3">
      <w:pPr>
        <w:pStyle w:val="CommentText"/>
      </w:pPr>
      <w:r>
        <w:rPr>
          <w:rStyle w:val="CommentReference"/>
        </w:rPr>
        <w:annotationRef/>
      </w:r>
      <w:r>
        <w:t>Instead of tables I vote for code block sections</w:t>
      </w:r>
    </w:p>
  </w:comment>
  <w:comment w:id="144" w:author="Nick Maxwell" w:date="2020-10-24T17:06:00Z" w:initials="NM">
    <w:p w14:paraId="1F684E64" w14:textId="562E1F32" w:rsidR="00D726F3" w:rsidRDefault="00D726F3">
      <w:pPr>
        <w:pStyle w:val="CommentText"/>
      </w:pPr>
      <w:r>
        <w:rPr>
          <w:rStyle w:val="CommentReference"/>
        </w:rPr>
        <w:annotationRef/>
      </w:r>
      <w:r>
        <w:t>Will need to update this table to reflect changes to scoring functions</w:t>
      </w:r>
    </w:p>
  </w:comment>
  <w:comment w:id="145" w:author="Nicholas Maxwell" w:date="2020-11-17T09:08:00Z" w:initials="NM">
    <w:p w14:paraId="27413F4C" w14:textId="2930DEC0" w:rsidR="00D726F3" w:rsidRDefault="00D726F3">
      <w:pPr>
        <w:pStyle w:val="CommentText"/>
      </w:pPr>
      <w:r>
        <w:rPr>
          <w:rStyle w:val="CommentReference"/>
        </w:rPr>
        <w:annotationRef/>
      </w:r>
      <w:r>
        <w:t xml:space="preserve">Okay, I think this table is </w:t>
      </w:r>
      <w:proofErr w:type="gramStart"/>
      <w:r>
        <w:t>fine</w:t>
      </w:r>
      <w:proofErr w:type="gramEnd"/>
      <w:r>
        <w:t xml:space="preserve"> but I need double check that no other columns need to be included</w:t>
      </w:r>
    </w:p>
  </w:comment>
  <w:comment w:id="155" w:author="Nicholas Maxwell" w:date="2020-11-17T09:08:00Z" w:initials="NM">
    <w:p w14:paraId="2024DA81" w14:textId="1DF881B3" w:rsidR="00D726F3" w:rsidRDefault="00D726F3">
      <w:pPr>
        <w:pStyle w:val="CommentText"/>
      </w:pPr>
      <w:r>
        <w:rPr>
          <w:rStyle w:val="CommentReference"/>
        </w:rPr>
        <w:annotationRef/>
      </w:r>
      <w:r>
        <w:t>This table is updated!</w:t>
      </w:r>
    </w:p>
  </w:comment>
  <w:comment w:id="156" w:author="Nicholas Maxwell" w:date="2020-11-16T15:20:00Z" w:initials="NM">
    <w:p w14:paraId="2C04E0E1" w14:textId="2E3C7A0C" w:rsidR="00D726F3" w:rsidRDefault="00D726F3">
      <w:pPr>
        <w:pStyle w:val="CommentText"/>
      </w:pPr>
      <w:r>
        <w:rPr>
          <w:rStyle w:val="CommentReference"/>
        </w:rPr>
        <w:annotationRef/>
      </w:r>
      <w:r>
        <w:t>Need to update this table</w:t>
      </w:r>
    </w:p>
  </w:comment>
  <w:comment w:id="157" w:author="Nicholas Maxwell" w:date="2020-11-25T13:42:00Z" w:initials="NM">
    <w:p w14:paraId="18B0F7FE" w14:textId="42F2AF29" w:rsidR="00D726F3" w:rsidRDefault="00D726F3">
      <w:pPr>
        <w:pStyle w:val="CommentText"/>
      </w:pPr>
      <w:r>
        <w:rPr>
          <w:rStyle w:val="CommentReference"/>
        </w:rPr>
        <w:annotationRef/>
      </w:r>
      <w:r>
        <w:t>Updated!</w:t>
      </w:r>
    </w:p>
  </w:comment>
  <w:comment w:id="159" w:author="Nicholas Maxwell" w:date="2020-11-16T15:20:00Z" w:initials="NM">
    <w:p w14:paraId="03F512A2" w14:textId="48101510" w:rsidR="00D726F3" w:rsidRDefault="00D726F3">
      <w:pPr>
        <w:pStyle w:val="CommentText"/>
      </w:pPr>
      <w:r>
        <w:rPr>
          <w:rStyle w:val="CommentReference"/>
        </w:rPr>
        <w:annotationRef/>
      </w:r>
      <w:r>
        <w:t>Need to update this table</w:t>
      </w:r>
    </w:p>
  </w:comment>
  <w:comment w:id="160" w:author="Nicholas Maxwell" w:date="2020-11-25T13:45:00Z" w:initials="NM">
    <w:p w14:paraId="7C01A48B" w14:textId="12298A11" w:rsidR="00D726F3" w:rsidRDefault="00D726F3">
      <w:pPr>
        <w:pStyle w:val="CommentText"/>
      </w:pPr>
      <w:r>
        <w:rPr>
          <w:rStyle w:val="CommentReference"/>
        </w:rPr>
        <w:annotationRef/>
      </w:r>
      <w:r>
        <w:t>Updated!</w:t>
      </w:r>
    </w:p>
  </w:comment>
  <w:comment w:id="161" w:author="Nicholas Maxwell" w:date="2020-11-17T09:11:00Z" w:initials="NM">
    <w:p w14:paraId="7EA2ED78" w14:textId="39F4255A" w:rsidR="00D726F3" w:rsidRDefault="00D726F3">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22D4F0C0" w15:done="0"/>
  <w15:commentEx w15:paraId="46081691" w15:done="0"/>
  <w15:commentEx w15:paraId="40EBB5AF" w15:paraIdParent="46081691" w15:done="0"/>
  <w15:commentEx w15:paraId="06036C72" w15:done="0"/>
  <w15:commentEx w15:paraId="1FC2129A" w15:done="0"/>
  <w15:commentEx w15:paraId="2EB65D2C" w15:done="0"/>
  <w15:commentEx w15:paraId="21B20A82" w15:paraIdParent="2EB65D2C" w15:done="0"/>
  <w15:commentEx w15:paraId="3E5272E1" w15:done="0"/>
  <w15:commentEx w15:paraId="72FE82AE" w15:done="0"/>
  <w15:commentEx w15:paraId="177C5531" w15:done="0"/>
  <w15:commentEx w15:paraId="44E12EEF" w15:done="0"/>
  <w15:commentEx w15:paraId="27F69698" w15:done="0"/>
  <w15:commentEx w15:paraId="7CF47B22" w15:done="0"/>
  <w15:commentEx w15:paraId="05EF4494" w15:done="0"/>
  <w15:commentEx w15:paraId="1F65B922" w15:done="0"/>
  <w15:commentEx w15:paraId="1375F0BB" w15:done="0"/>
  <w15:commentEx w15:paraId="71094E19" w15:done="0"/>
  <w15:commentEx w15:paraId="50CAC89F" w15:done="0"/>
  <w15:commentEx w15:paraId="463A2BC4" w15:done="0"/>
  <w15:commentEx w15:paraId="3B73AE86" w15:done="0"/>
  <w15:commentEx w15:paraId="0F432552" w15:done="0"/>
  <w15:commentEx w15:paraId="2D865E26" w15:done="0"/>
  <w15:commentEx w15:paraId="3B6D019B" w15:done="0"/>
  <w15:commentEx w15:paraId="3C73B27D" w15:done="0"/>
  <w15:commentEx w15:paraId="640E62F5" w15:done="0"/>
  <w15:commentEx w15:paraId="4D061AFA" w15:paraIdParent="640E62F5" w15:done="0"/>
  <w15:commentEx w15:paraId="405CF8F6" w15:done="0"/>
  <w15:commentEx w15:paraId="0DF696D5"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54DA000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57BE05" w16cex:dateUtc="2020-11-12T19:58:00Z"/>
  <w16cex:commentExtensible w16cex:durableId="238B5AE8" w16cex:dateUtc="2020-12-21T22:33:00Z"/>
  <w16cex:commentExtensible w16cex:durableId="238B6065" w16cex:dateUtc="2020-12-21T22:56:00Z"/>
  <w16cex:commentExtensible w16cex:durableId="238B6136" w16cex:dateUtc="2020-12-21T23:00:00Z"/>
  <w16cex:commentExtensible w16cex:durableId="238B618E" w16cex:dateUtc="2020-12-21T23:01:00Z"/>
  <w16cex:commentExtensible w16cex:durableId="238B6289" w16cex:dateUtc="2020-12-21T23:06:00Z"/>
  <w16cex:commentExtensible w16cex:durableId="238B6243" w16cex:dateUtc="2020-12-21T23:04:00Z"/>
  <w16cex:commentExtensible w16cex:durableId="238B62B5" w16cex:dateUtc="2020-12-21T23:06:00Z"/>
  <w16cex:commentExtensible w16cex:durableId="238B633C" w16cex:dateUtc="2020-12-21T23:09:00Z"/>
  <w16cex:commentExtensible w16cex:durableId="238B635F" w16cex:dateUtc="2020-12-21T23:09:00Z"/>
  <w16cex:commentExtensible w16cex:durableId="238B6388" w16cex:dateUtc="2020-12-21T23:10:00Z"/>
  <w16cex:commentExtensible w16cex:durableId="238B6399" w16cex:dateUtc="2020-12-21T23:10:00Z"/>
  <w16cex:commentExtensible w16cex:durableId="238B6671" w16cex:dateUtc="2020-12-21T23:2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8C7F66" w16cex:dateUtc="2020-12-22T19:21:00Z"/>
  <w16cex:commentExtensible w16cex:durableId="235A53DB" w16cex:dateUtc="2020-11-14T19:02:00Z"/>
  <w16cex:commentExtensible w16cex:durableId="2357C041" w16cex:dateUtc="2020-11-12T20:08:00Z"/>
  <w16cex:commentExtensible w16cex:durableId="235A53CB" w16cex:dateUtc="2020-11-14T19:02:00Z"/>
  <w16cex:commentExtensible w16cex:durableId="235A5699" w16cex:dateUtc="2020-11-14T19:14:00Z"/>
  <w16cex:commentExtensible w16cex:durableId="2357C08B" w16cex:dateUtc="2020-11-12T20:09:00Z"/>
  <w16cex:commentExtensible w16cex:durableId="235A7121" w16cex:dateUtc="2020-11-14T21:07: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8C88BD" w16cex:dateUtc="2020-12-22T20:01: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22D4F0C0" w16cid:durableId="234522C2"/>
  <w16cid:commentId w16cid:paraId="46081691" w16cid:durableId="2357BE05"/>
  <w16cid:commentId w16cid:paraId="40EBB5AF" w16cid:durableId="238B5AE8"/>
  <w16cid:commentId w16cid:paraId="06036C72" w16cid:durableId="238B6065"/>
  <w16cid:commentId w16cid:paraId="1FC2129A" w16cid:durableId="238B6136"/>
  <w16cid:commentId w16cid:paraId="2EB65D2C" w16cid:durableId="238B618E"/>
  <w16cid:commentId w16cid:paraId="21B20A82" w16cid:durableId="238B6289"/>
  <w16cid:commentId w16cid:paraId="3E5272E1" w16cid:durableId="238B6243"/>
  <w16cid:commentId w16cid:paraId="72FE82AE" w16cid:durableId="238B62B5"/>
  <w16cid:commentId w16cid:paraId="177C5531" w16cid:durableId="238B633C"/>
  <w16cid:commentId w16cid:paraId="44E12EEF" w16cid:durableId="238B635F"/>
  <w16cid:commentId w16cid:paraId="27F69698" w16cid:durableId="238B6388"/>
  <w16cid:commentId w16cid:paraId="7CF47B22" w16cid:durableId="238B6399"/>
  <w16cid:commentId w16cid:paraId="05EF4494" w16cid:durableId="238B6671"/>
  <w16cid:commentId w16cid:paraId="1F65B922" w16cid:durableId="236F60AC"/>
  <w16cid:commentId w16cid:paraId="1375F0BB" w16cid:durableId="238B88AC"/>
  <w16cid:commentId w16cid:paraId="71094E19" w16cid:durableId="238C7B12"/>
  <w16cid:commentId w16cid:paraId="50CAC89F" w16cid:durableId="238C8CDE"/>
  <w16cid:commentId w16cid:paraId="463A2BC4" w16cid:durableId="238C7CCB"/>
  <w16cid:commentId w16cid:paraId="3B73AE86" w16cid:durableId="238C7F66"/>
  <w16cid:commentId w16cid:paraId="0F432552" w16cid:durableId="235A53DB"/>
  <w16cid:commentId w16cid:paraId="2D865E26" w16cid:durableId="2357C041"/>
  <w16cid:commentId w16cid:paraId="3B6D019B" w16cid:durableId="235A53CB"/>
  <w16cid:commentId w16cid:paraId="3C73B27D" w16cid:durableId="2358E564"/>
  <w16cid:commentId w16cid:paraId="640E62F5" w16cid:durableId="235A5699"/>
  <w16cid:commentId w16cid:paraId="4D061AFA" w16cid:durableId="23709BD2"/>
  <w16cid:commentId w16cid:paraId="405CF8F6" w16cid:durableId="2357C08B"/>
  <w16cid:commentId w16cid:paraId="0DF696D5" w16cid:durableId="235A7121"/>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54DA0008" w16cid:durableId="238C88BD"/>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6034E" w14:textId="77777777" w:rsidR="003F0677" w:rsidRDefault="003F0677" w:rsidP="0088097E">
      <w:pPr>
        <w:spacing w:after="0" w:line="240" w:lineRule="auto"/>
      </w:pPr>
      <w:r>
        <w:separator/>
      </w:r>
    </w:p>
  </w:endnote>
  <w:endnote w:type="continuationSeparator" w:id="0">
    <w:p w14:paraId="2E779E09" w14:textId="77777777" w:rsidR="003F0677" w:rsidRDefault="003F0677"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75AE8" w14:textId="77777777" w:rsidR="003F0677" w:rsidRDefault="003F0677" w:rsidP="0088097E">
      <w:pPr>
        <w:spacing w:after="0" w:line="240" w:lineRule="auto"/>
      </w:pPr>
      <w:r>
        <w:separator/>
      </w:r>
    </w:p>
  </w:footnote>
  <w:footnote w:type="continuationSeparator" w:id="0">
    <w:p w14:paraId="34EE9A89" w14:textId="77777777" w:rsidR="003F0677" w:rsidRDefault="003F0677" w:rsidP="0088097E">
      <w:pPr>
        <w:spacing w:after="0" w:line="240" w:lineRule="auto"/>
      </w:pPr>
      <w:r>
        <w:continuationSeparator/>
      </w:r>
    </w:p>
  </w:footnote>
  <w:footnote w:id="1">
    <w:p w14:paraId="04B8F107" w14:textId="08EF9530" w:rsidR="00D726F3" w:rsidRPr="007B6CCB" w:rsidRDefault="00D726F3">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D726F3" w:rsidRPr="002A6FCE" w:rsidRDefault="00D726F3">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D726F3" w:rsidRDefault="00D72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D726F3" w:rsidRPr="0088097E" w:rsidRDefault="00D726F3">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D726F3" w:rsidRPr="0088097E" w:rsidRDefault="00D726F3">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408E"/>
    <w:rsid w:val="006A4291"/>
    <w:rsid w:val="006A4E91"/>
    <w:rsid w:val="006A5E74"/>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58</Pages>
  <Words>11124</Words>
  <Characters>63409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384</cp:revision>
  <cp:lastPrinted>2020-06-05T15:46:00Z</cp:lastPrinted>
  <dcterms:created xsi:type="dcterms:W3CDTF">2020-06-05T19:14:00Z</dcterms:created>
  <dcterms:modified xsi:type="dcterms:W3CDTF">2020-12-22T20:19:00Z</dcterms:modified>
</cp:coreProperties>
</file>