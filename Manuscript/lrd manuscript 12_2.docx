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w:t>
      </w:r>
      <w:commentRangeStart w:id="0"/>
      <w:r w:rsidR="00E72285">
        <w:rPr>
          <w:rFonts w:ascii="Times New Roman" w:eastAsia="Arial" w:hAnsi="Times New Roman" w:cs="Times New Roman"/>
          <w:sz w:val="24"/>
          <w:szCs w:val="24"/>
        </w:rPr>
        <w:t>admyx</w:t>
      </w:r>
      <w:commentRangeEnd w:id="0"/>
      <w:r w:rsidR="006F7B38">
        <w:rPr>
          <w:rStyle w:val="CommentReference"/>
        </w:rPr>
        <w:commentReference w:id="0"/>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1"/>
      <w:commentRangeStart w:id="2"/>
      <w:commentRangeStart w:id="3"/>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1"/>
      <w:r w:rsidR="00497008">
        <w:rPr>
          <w:rStyle w:val="CommentReference"/>
        </w:rPr>
        <w:commentReference w:id="1"/>
      </w:r>
      <w:commentRangeEnd w:id="2"/>
      <w:r w:rsidR="00D9267B">
        <w:rPr>
          <w:rStyle w:val="CommentReference"/>
        </w:rPr>
        <w:commentReference w:id="2"/>
      </w:r>
      <w:commentRangeEnd w:id="3"/>
      <w:r w:rsidR="006F7B38">
        <w:rPr>
          <w:rStyle w:val="CommentReference"/>
        </w:rPr>
        <w:commentReference w:id="3"/>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3C5A2EC5"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del w:id="4" w:author="Erin M. Buchanan" w:date="2020-12-21T17:56:00Z">
        <w:r w:rsidDel="00F50EFA">
          <w:rPr>
            <w:rFonts w:ascii="Times New Roman" w:hAnsi="Times New Roman" w:cs="Times New Roman"/>
            <w:sz w:val="24"/>
            <w:szCs w:val="24"/>
          </w:rPr>
          <w:delText>they generate</w:delText>
        </w:r>
      </w:del>
      <w:ins w:id="5" w:author="Erin M. Buchanan" w:date="2020-12-21T17:56:00Z">
        <w:r w:rsidR="00F50EFA">
          <w:rPr>
            <w:rFonts w:ascii="Times New Roman" w:hAnsi="Times New Roman" w:cs="Times New Roman"/>
            <w:sz w:val="24"/>
            <w:szCs w:val="24"/>
          </w:rPr>
          <w:t>generated in a recall study</w:t>
        </w:r>
      </w:ins>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del w:id="6" w:author="Erin M. Buchanan" w:date="2020-12-21T17:56:00Z">
        <w:r w:rsidR="00432E47" w:rsidDel="00F50EFA">
          <w:rPr>
            <w:rFonts w:ascii="Times New Roman" w:hAnsi="Times New Roman" w:cs="Times New Roman"/>
            <w:sz w:val="24"/>
            <w:szCs w:val="24"/>
          </w:rPr>
          <w:delText xml:space="preserve">an </w:delText>
        </w:r>
      </w:del>
      <w:ins w:id="7" w:author="Erin M. Buchanan" w:date="2020-12-21T17:56:00Z">
        <w:r w:rsidR="00F50EFA">
          <w:rPr>
            <w:rFonts w:ascii="Times New Roman" w:hAnsi="Times New Roman" w:cs="Times New Roman"/>
            <w:sz w:val="24"/>
            <w:szCs w:val="24"/>
          </w:rPr>
          <w:t xml:space="preserve">a set of </w:t>
        </w:r>
      </w:ins>
      <w:r w:rsidR="00432E47">
        <w:rPr>
          <w:rFonts w:ascii="Times New Roman" w:hAnsi="Times New Roman" w:cs="Times New Roman"/>
          <w:sz w:val="24"/>
          <w:szCs w:val="24"/>
        </w:rPr>
        <w:t xml:space="preserve">open-source </w:t>
      </w:r>
      <w:commentRangeStart w:id="8"/>
      <w:r w:rsidR="00432E47">
        <w:rPr>
          <w:rFonts w:ascii="Times New Roman" w:hAnsi="Times New Roman" w:cs="Times New Roman"/>
          <w:sz w:val="24"/>
          <w:szCs w:val="24"/>
        </w:rPr>
        <w:t>tool</w:t>
      </w:r>
      <w:ins w:id="9" w:author="Erin M. Buchanan" w:date="2020-12-21T17:56:00Z">
        <w:r w:rsidR="00F50EFA">
          <w:rPr>
            <w:rFonts w:ascii="Times New Roman" w:hAnsi="Times New Roman" w:cs="Times New Roman"/>
            <w:sz w:val="24"/>
            <w:szCs w:val="24"/>
          </w:rPr>
          <w:t>s</w:t>
        </w:r>
        <w:commentRangeEnd w:id="8"/>
        <w:r w:rsidR="00F50EFA">
          <w:rPr>
            <w:rStyle w:val="CommentReference"/>
          </w:rPr>
          <w:commentReference w:id="8"/>
        </w:r>
      </w:ins>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del w:id="10" w:author="Erin M. Buchanan" w:date="2020-12-21T17:58:00Z">
        <w:r w:rsidR="00BB7DAF" w:rsidDel="00F50EFA">
          <w:rPr>
            <w:rFonts w:ascii="Times New Roman" w:hAnsi="Times New Roman" w:cs="Times New Roman"/>
            <w:sz w:val="24"/>
            <w:szCs w:val="24"/>
          </w:rPr>
          <w:delText xml:space="preserve">We then </w:delText>
        </w:r>
        <w:r w:rsidR="00BB7DAF" w:rsidRPr="00BB7DAF" w:rsidDel="00F50EFA">
          <w:rPr>
            <w:rFonts w:ascii="Times New Roman" w:hAnsi="Times New Roman" w:cs="Times New Roman"/>
            <w:sz w:val="24"/>
            <w:szCs w:val="24"/>
          </w:rPr>
          <w:delText xml:space="preserve">validate </w:delText>
        </w:r>
      </w:del>
      <w:del w:id="11" w:author="Erin M. Buchanan" w:date="2020-12-21T17:57:00Z">
        <w:r w:rsidR="00BB7DAF" w:rsidDel="00F50EFA">
          <w:rPr>
            <w:rFonts w:ascii="Times New Roman" w:hAnsi="Times New Roman" w:cs="Times New Roman"/>
            <w:sz w:val="24"/>
            <w:szCs w:val="24"/>
          </w:rPr>
          <w:delText>this program</w:delText>
        </w:r>
      </w:del>
      <w:del w:id="12" w:author="Erin M. Buchanan" w:date="2020-12-21T17:58:00Z">
        <w:r w:rsidR="00BB7DAF" w:rsidRPr="00BB7DAF" w:rsidDel="00F50EFA">
          <w:rPr>
            <w:rFonts w:ascii="Times New Roman" w:hAnsi="Times New Roman" w:cs="Times New Roman"/>
            <w:sz w:val="24"/>
            <w:szCs w:val="24"/>
          </w:rPr>
          <w:delText xml:space="preserve"> </w:delText>
        </w:r>
        <w:r w:rsidR="00371DF4" w:rsidDel="00F50EFA">
          <w:rPr>
            <w:rFonts w:ascii="Times New Roman" w:hAnsi="Times New Roman" w:cs="Times New Roman"/>
            <w:sz w:val="24"/>
            <w:szCs w:val="24"/>
          </w:rPr>
          <w:delText>using two methods</w:delText>
        </w:r>
      </w:del>
      <w:del w:id="13" w:author="Erin M. Buchanan" w:date="2020-12-21T17:57:00Z">
        <w:r w:rsidR="00371DF4" w:rsidDel="00F50EFA">
          <w:rPr>
            <w:rFonts w:ascii="Times New Roman" w:hAnsi="Times New Roman" w:cs="Times New Roman"/>
            <w:sz w:val="24"/>
            <w:szCs w:val="24"/>
          </w:rPr>
          <w:delText>. First,</w:delText>
        </w:r>
      </w:del>
      <w:ins w:id="14" w:author="Erin M. Buchanan" w:date="2020-12-21T17:58:00Z">
        <w:r w:rsidR="00F50EFA">
          <w:rPr>
            <w:rFonts w:ascii="Times New Roman" w:hAnsi="Times New Roman" w:cs="Times New Roman"/>
            <w:sz w:val="24"/>
            <w:szCs w:val="24"/>
          </w:rPr>
          <w:t xml:space="preserve">For validation of </w:t>
        </w:r>
        <w:proofErr w:type="spellStart"/>
        <w:r w:rsidR="00F50EFA">
          <w:rPr>
            <w:rFonts w:ascii="Times New Roman" w:hAnsi="Times New Roman" w:cs="Times New Roman"/>
            <w:i/>
            <w:iCs/>
            <w:sz w:val="24"/>
            <w:szCs w:val="24"/>
          </w:rPr>
          <w:t>lrd</w:t>
        </w:r>
        <w:proofErr w:type="spellEnd"/>
        <w:r w:rsidR="00F50EFA">
          <w:rPr>
            <w:rFonts w:ascii="Times New Roman" w:hAnsi="Times New Roman" w:cs="Times New Roman"/>
            <w:i/>
            <w:iCs/>
            <w:sz w:val="24"/>
            <w:szCs w:val="24"/>
          </w:rPr>
          <w:t>,</w:t>
        </w:r>
      </w:ins>
      <w:r w:rsidR="00371DF4">
        <w:rPr>
          <w:rFonts w:ascii="Times New Roman" w:hAnsi="Times New Roman" w:cs="Times New Roman"/>
          <w:sz w:val="24"/>
          <w:szCs w:val="24"/>
        </w:rPr>
        <w:t xml:space="preserve"> we use</w:t>
      </w:r>
      <w:ins w:id="15" w:author="Erin M. Buchanan" w:date="2020-12-21T17:58:00Z">
        <w:r w:rsidR="00F50EFA">
          <w:rPr>
            <w:rFonts w:ascii="Times New Roman" w:hAnsi="Times New Roman" w:cs="Times New Roman"/>
            <w:sz w:val="24"/>
            <w:szCs w:val="24"/>
          </w:rPr>
          <w:t>d</w:t>
        </w:r>
      </w:ins>
      <w:r w:rsidR="00371DF4">
        <w:rPr>
          <w:rFonts w:ascii="Times New Roman" w:hAnsi="Times New Roman" w:cs="Times New Roman"/>
          <w:sz w:val="24"/>
          <w:szCs w:val="24"/>
        </w:rPr>
        <w:t xml:space="preserv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del w:id="16" w:author="Erin M. Buchanan" w:date="2020-12-21T17:58:00Z">
        <w:r w:rsidR="00371DF4" w:rsidDel="00F50EFA">
          <w:rPr>
            <w:rFonts w:ascii="Times New Roman" w:hAnsi="Times New Roman" w:cs="Times New Roman"/>
            <w:sz w:val="24"/>
            <w:szCs w:val="24"/>
          </w:rPr>
          <w:delText xml:space="preserve">test </w:delText>
        </w:r>
      </w:del>
      <w:ins w:id="17" w:author="Erin M. Buchanan" w:date="2020-12-21T17:58:00Z">
        <w:r w:rsidR="00F50EFA">
          <w:rPr>
            <w:rFonts w:ascii="Times New Roman" w:hAnsi="Times New Roman" w:cs="Times New Roman"/>
            <w:sz w:val="24"/>
            <w:szCs w:val="24"/>
          </w:rPr>
          <w:t xml:space="preserve">examined </w:t>
        </w:r>
      </w:ins>
      <w:r w:rsidR="00371DF4">
        <w:rPr>
          <w:rFonts w:ascii="Times New Roman" w:hAnsi="Times New Roman" w:cs="Times New Roman"/>
          <w:sz w:val="24"/>
          <w:szCs w:val="24"/>
        </w:rPr>
        <w:t>whether the results replicate</w:t>
      </w:r>
      <w:ins w:id="18" w:author="Erin M. Buchanan" w:date="2020-12-21T17:58:00Z">
        <w:r w:rsidR="00F50EFA">
          <w:rPr>
            <w:rFonts w:ascii="Times New Roman" w:hAnsi="Times New Roman" w:cs="Times New Roman"/>
            <w:sz w:val="24"/>
            <w:szCs w:val="24"/>
          </w:rPr>
          <w:t>d</w:t>
        </w:r>
      </w:ins>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ins w:id="19" w:author="Erin M. Buchanan" w:date="2020-12-21T17:58:00Z">
        <w:r w:rsidR="00F50EFA">
          <w:rPr>
            <w:rFonts w:ascii="Times New Roman" w:hAnsi="Times New Roman" w:cs="Times New Roman"/>
            <w:sz w:val="24"/>
            <w:szCs w:val="24"/>
          </w:rPr>
          <w:t>ed</w:t>
        </w:r>
      </w:ins>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1140D095"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del w:id="20" w:author="Erin M. Buchanan" w:date="2020-12-21T18:00:00Z">
        <w:r w:rsidR="00630D63" w:rsidDel="00F50EFA">
          <w:rPr>
            <w:rFonts w:ascii="Times New Roman" w:hAnsi="Times New Roman" w:cs="Times New Roman"/>
            <w:sz w:val="24"/>
            <w:szCs w:val="24"/>
          </w:rPr>
          <w:delText xml:space="preserve"> </w:delText>
        </w:r>
        <w:r w:rsidR="00C7665A" w:rsidDel="00F50EFA">
          <w:rPr>
            <w:rFonts w:ascii="Times New Roman" w:hAnsi="Times New Roman" w:cs="Times New Roman"/>
            <w:sz w:val="24"/>
            <w:szCs w:val="24"/>
          </w:rPr>
          <w:delText>following</w:delText>
        </w:r>
        <w:r w:rsidR="009234F2" w:rsidDel="00F50EFA">
          <w:rPr>
            <w:rFonts w:ascii="Times New Roman" w:hAnsi="Times New Roman" w:cs="Times New Roman"/>
            <w:sz w:val="24"/>
            <w:szCs w:val="24"/>
          </w:rPr>
          <w:delText xml:space="preserve"> study,</w:delText>
        </w:r>
      </w:del>
      <w:r w:rsidR="009234F2">
        <w:rPr>
          <w:rFonts w:ascii="Times New Roman" w:hAnsi="Times New Roman" w:cs="Times New Roman"/>
          <w:sz w:val="24"/>
          <w:szCs w:val="24"/>
        </w:rPr>
        <w:t xml:space="preserve"> </w:t>
      </w:r>
      <w:commentRangeStart w:id="21"/>
      <w:r w:rsidR="009234F2">
        <w:rPr>
          <w:rFonts w:ascii="Times New Roman" w:hAnsi="Times New Roman" w:cs="Times New Roman"/>
          <w:sz w:val="24"/>
          <w:szCs w:val="24"/>
        </w:rPr>
        <w:t>participants</w:t>
      </w:r>
      <w:commentRangeEnd w:id="21"/>
      <w:r w:rsidR="00F50EFA">
        <w:rPr>
          <w:rStyle w:val="CommentReference"/>
        </w:rPr>
        <w:commentReference w:id="21"/>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ins w:id="22" w:author="Erin M. Buchanan" w:date="2020-12-21T18:01:00Z">
        <w:r w:rsidR="00690C65">
          <w:rPr>
            <w:rFonts w:ascii="Times New Roman" w:hAnsi="Times New Roman" w:cs="Times New Roman"/>
            <w:sz w:val="24"/>
            <w:szCs w:val="24"/>
          </w:rPr>
          <w:t>,</w:t>
        </w:r>
      </w:ins>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ins w:id="23" w:author="Erin M. Buchanan" w:date="2020-12-21T18:01:00Z">
        <w:r w:rsidR="00690C65">
          <w:rPr>
            <w:rFonts w:ascii="Times New Roman" w:hAnsi="Times New Roman" w:cs="Times New Roman"/>
            <w:sz w:val="24"/>
            <w:szCs w:val="24"/>
          </w:rPr>
          <w:t>,</w:t>
        </w:r>
      </w:ins>
      <w:r w:rsidR="001A20E3">
        <w:rPr>
          <w:rFonts w:ascii="Times New Roman" w:hAnsi="Times New Roman" w:cs="Times New Roman"/>
          <w:sz w:val="24"/>
          <w:szCs w:val="24"/>
        </w:rPr>
        <w:t xml:space="preserve"> cues or constraints</w:t>
      </w:r>
      <w:ins w:id="24" w:author="Erin M. Buchanan" w:date="2020-12-21T18:01:00Z">
        <w:r w:rsidR="00690C65">
          <w:rPr>
            <w:rFonts w:ascii="Times New Roman" w:hAnsi="Times New Roman" w:cs="Times New Roman"/>
            <w:sz w:val="24"/>
            <w:szCs w:val="24"/>
          </w:rPr>
          <w:t xml:space="preserve"> (free-recall)</w:t>
        </w:r>
      </w:ins>
      <w:r w:rsidR="001A20E3">
        <w:rPr>
          <w:rFonts w:ascii="Times New Roman" w:hAnsi="Times New Roman" w:cs="Times New Roman"/>
          <w:sz w:val="24"/>
          <w:szCs w:val="24"/>
        </w:rPr>
        <w:t>, or by the presentation of a cue that is used to direct their retrieval</w:t>
      </w:r>
      <w:ins w:id="25" w:author="Erin M. Buchanan" w:date="2020-12-21T18:01:00Z">
        <w:r w:rsidR="00690C65">
          <w:rPr>
            <w:rFonts w:ascii="Times New Roman" w:hAnsi="Times New Roman" w:cs="Times New Roman"/>
            <w:sz w:val="24"/>
            <w:szCs w:val="24"/>
          </w:rPr>
          <w:t xml:space="preserve"> (cued-recall)</w:t>
        </w:r>
      </w:ins>
      <w:r w:rsidR="001A20E3">
        <w:rPr>
          <w:rFonts w:ascii="Times New Roman" w:hAnsi="Times New Roman" w:cs="Times New Roman"/>
          <w:sz w:val="24"/>
          <w:szCs w:val="24"/>
        </w:rPr>
        <w:t xml:space="preserve">. </w:t>
      </w:r>
      <w:commentRangeStart w:id="26"/>
      <w:commentRangeStart w:id="27"/>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w:t>
      </w:r>
      <w:commentRangeEnd w:id="26"/>
      <w:r w:rsidR="00F964F1">
        <w:rPr>
          <w:rStyle w:val="CommentReference"/>
        </w:rPr>
        <w:commentReference w:id="26"/>
      </w:r>
      <w:commentRangeEnd w:id="27"/>
      <w:r w:rsidR="003C09CF">
        <w:rPr>
          <w:rStyle w:val="CommentReference"/>
        </w:rPr>
        <w:commentReference w:id="27"/>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del w:id="28" w:author="Erin M. Buchanan" w:date="2020-12-21T18:03:00Z">
        <w:r w:rsidR="00E938DE" w:rsidDel="00F964F1">
          <w:rPr>
            <w:rFonts w:ascii="Times New Roman" w:hAnsi="Times New Roman" w:cs="Times New Roman"/>
            <w:sz w:val="24"/>
            <w:szCs w:val="24"/>
          </w:rPr>
          <w:delText>common</w:delText>
        </w:r>
        <w:r w:rsidR="003B3774" w:rsidDel="00F964F1">
          <w:rPr>
            <w:rFonts w:ascii="Times New Roman" w:hAnsi="Times New Roman" w:cs="Times New Roman"/>
            <w:sz w:val="24"/>
            <w:szCs w:val="24"/>
          </w:rPr>
          <w:delText xml:space="preserve"> </w:delText>
        </w:r>
      </w:del>
      <w:ins w:id="29" w:author="Erin M. Buchanan" w:date="2020-12-21T18:03:00Z">
        <w:r w:rsidR="00F964F1">
          <w:rPr>
            <w:rFonts w:ascii="Times New Roman" w:hAnsi="Times New Roman" w:cs="Times New Roman"/>
            <w:sz w:val="24"/>
            <w:szCs w:val="24"/>
          </w:rPr>
          <w:t xml:space="preserve">routine </w:t>
        </w:r>
      </w:ins>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del w:id="30" w:author="Erin M. Buchanan" w:date="2020-12-21T18:03:00Z">
        <w:r w:rsidR="00B501A7" w:rsidDel="003C09CF">
          <w:rPr>
            <w:rFonts w:ascii="Times New Roman" w:hAnsi="Times New Roman" w:cs="Times New Roman"/>
            <w:sz w:val="24"/>
            <w:szCs w:val="24"/>
          </w:rPr>
          <w:delText xml:space="preserve">much </w:delText>
        </w:r>
      </w:del>
      <w:ins w:id="31" w:author="Erin M. Buchanan" w:date="2020-12-21T18:03:00Z">
        <w:r w:rsidR="003C09CF">
          <w:rPr>
            <w:rFonts w:ascii="Times New Roman" w:hAnsi="Times New Roman" w:cs="Times New Roman"/>
            <w:sz w:val="24"/>
            <w:szCs w:val="24"/>
          </w:rPr>
          <w:t xml:space="preserve">a large body of </w:t>
        </w:r>
      </w:ins>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commentRangeStart w:id="32"/>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commentRangeEnd w:id="32"/>
      <w:r w:rsidR="003C09CF">
        <w:rPr>
          <w:rStyle w:val="CommentReference"/>
        </w:rPr>
        <w:commentReference w:id="32"/>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83C7918"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 xml:space="preserve">are </w:t>
      </w:r>
      <w:del w:id="33" w:author="Erin M. Buchanan" w:date="2020-12-21T18:06:00Z">
        <w:r w:rsidR="007E14FA" w:rsidDel="00AB0ADF">
          <w:rPr>
            <w:rFonts w:ascii="Times New Roman" w:hAnsi="Times New Roman" w:cs="Times New Roman"/>
            <w:sz w:val="24"/>
            <w:szCs w:val="24"/>
          </w:rPr>
          <w:delText xml:space="preserve">common </w:delText>
        </w:r>
      </w:del>
      <w:ins w:id="34" w:author="Erin M. Buchanan" w:date="2020-12-21T18:06:00Z">
        <w:r w:rsidR="00AB0ADF">
          <w:rPr>
            <w:rFonts w:ascii="Times New Roman" w:hAnsi="Times New Roman" w:cs="Times New Roman"/>
            <w:sz w:val="24"/>
            <w:szCs w:val="24"/>
          </w:rPr>
          <w:t xml:space="preserve">pervasive </w:t>
        </w:r>
      </w:ins>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commentRangeStart w:id="35"/>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35"/>
      <w:r w:rsidR="00AB0ADF">
        <w:rPr>
          <w:rStyle w:val="CommentReference"/>
        </w:rPr>
        <w:commentReference w:id="35"/>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proofErr w:type="gramStart"/>
      <w:r w:rsidR="00BA13CE" w:rsidRPr="00C75C0F">
        <w:rPr>
          <w:rFonts w:ascii="Times New Roman" w:hAnsi="Times New Roman" w:cs="Times New Roman"/>
          <w:sz w:val="24"/>
          <w:szCs w:val="24"/>
        </w:rPr>
        <w:softHyphen/>
        <w:t>(</w:t>
      </w:r>
      <w:proofErr w:type="gramEnd"/>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36"/>
      <w:r w:rsidR="002D5924">
        <w:rPr>
          <w:rFonts w:ascii="Times New Roman" w:hAnsi="Times New Roman" w:cs="Times New Roman"/>
          <w:sz w:val="24"/>
          <w:szCs w:val="24"/>
        </w:rPr>
        <w:t>properties</w:t>
      </w:r>
      <w:commentRangeEnd w:id="36"/>
      <w:r w:rsidR="001647F0">
        <w:rPr>
          <w:rStyle w:val="CommentReference"/>
        </w:rPr>
        <w:commentReference w:id="36"/>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w:t>
      </w:r>
      <w:commentRangeStart w:id="37"/>
      <w:r w:rsidR="00A903F1" w:rsidRPr="00A903F1">
        <w:rPr>
          <w:rFonts w:ascii="Times New Roman" w:hAnsi="Times New Roman" w:cs="Times New Roman"/>
          <w:sz w:val="24"/>
          <w:szCs w:val="24"/>
        </w:rPr>
        <w:t xml:space="preserve">lexical </w:t>
      </w:r>
      <w:commentRangeEnd w:id="37"/>
      <w:r w:rsidR="00552DE7">
        <w:rPr>
          <w:rStyle w:val="CommentReference"/>
        </w:rPr>
        <w:commentReference w:id="37"/>
      </w:r>
      <w:r w:rsidR="00A903F1" w:rsidRPr="00A903F1">
        <w:rPr>
          <w:rFonts w:ascii="Times New Roman" w:hAnsi="Times New Roman" w:cs="Times New Roman"/>
          <w:sz w:val="24"/>
          <w:szCs w:val="24"/>
        </w:rPr>
        <w:t xml:space="preserve">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38"/>
      <w:r w:rsidR="005C15C5">
        <w:rPr>
          <w:rFonts w:ascii="Times New Roman" w:hAnsi="Times New Roman" w:cs="Times New Roman"/>
          <w:sz w:val="24"/>
          <w:szCs w:val="24"/>
        </w:rPr>
        <w:t>data</w:t>
      </w:r>
      <w:commentRangeEnd w:id="38"/>
      <w:r w:rsidR="0003767B">
        <w:rPr>
          <w:rStyle w:val="CommentReference"/>
        </w:rPr>
        <w:commentReference w:id="38"/>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D814EE3"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proofErr w:type="gramStart"/>
      <w:r>
        <w:rPr>
          <w:rFonts w:ascii="Times New Roman" w:hAnsi="Times New Roman" w:cs="Times New Roman"/>
          <w:sz w:val="24"/>
          <w:szCs w:val="24"/>
        </w:rPr>
        <w:t>are</w:t>
      </w:r>
      <w:proofErr w:type="gramEnd"/>
      <w:r w:rsidR="00BB013C">
        <w:rPr>
          <w:rFonts w:ascii="Times New Roman" w:hAnsi="Times New Roman" w:cs="Times New Roman"/>
          <w:sz w:val="24"/>
          <w:szCs w:val="24"/>
        </w:rPr>
        <w:t xml:space="preserve"> generally scored by matching participants’ responses </w:t>
      </w:r>
      <w:commentRangeStart w:id="39"/>
      <w:r w:rsidR="0000770B">
        <w:rPr>
          <w:rFonts w:ascii="Times New Roman" w:hAnsi="Times New Roman" w:cs="Times New Roman"/>
          <w:sz w:val="24"/>
          <w:szCs w:val="24"/>
        </w:rPr>
        <w:t>to</w:t>
      </w:r>
      <w:commentRangeEnd w:id="39"/>
      <w:r w:rsidR="00196F16">
        <w:rPr>
          <w:rStyle w:val="CommentReference"/>
        </w:rPr>
        <w:commentReference w:id="39"/>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del w:id="40" w:author="Erin M. Buchanan" w:date="2020-12-21T18:12:00Z">
        <w:r w:rsidR="00052894" w:rsidDel="00240E09">
          <w:rPr>
            <w:rFonts w:ascii="Times New Roman" w:hAnsi="Times New Roman" w:cs="Times New Roman"/>
            <w:sz w:val="24"/>
            <w:szCs w:val="24"/>
          </w:rPr>
          <w:delText xml:space="preserve">this </w:delText>
        </w:r>
      </w:del>
      <w:ins w:id="41" w:author="Erin M. Buchanan" w:date="2020-12-21T18:11:00Z">
        <w:r w:rsidR="00240E09">
          <w:rPr>
            <w:rFonts w:ascii="Times New Roman" w:hAnsi="Times New Roman" w:cs="Times New Roman"/>
            <w:sz w:val="24"/>
            <w:szCs w:val="24"/>
          </w:rPr>
          <w:t xml:space="preserve">manual scoring </w:t>
        </w:r>
      </w:ins>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del w:id="42" w:author="Erin M. Buchanan" w:date="2020-12-21T18:12:00Z">
        <w:r w:rsidR="00E84583" w:rsidDel="00240E09">
          <w:rPr>
            <w:rFonts w:ascii="Times New Roman" w:hAnsi="Times New Roman" w:cs="Times New Roman"/>
            <w:sz w:val="24"/>
            <w:szCs w:val="24"/>
          </w:rPr>
          <w:delText>this</w:delText>
        </w:r>
        <w:r w:rsidR="00052894" w:rsidDel="00240E09">
          <w:rPr>
            <w:rFonts w:ascii="Times New Roman" w:hAnsi="Times New Roman" w:cs="Times New Roman"/>
            <w:sz w:val="24"/>
            <w:szCs w:val="24"/>
          </w:rPr>
          <w:delText xml:space="preserve"> </w:delText>
        </w:r>
      </w:del>
      <w:ins w:id="43" w:author="Erin M. Buchanan" w:date="2020-12-21T18:12:00Z">
        <w:r w:rsidR="00240E09">
          <w:rPr>
            <w:rFonts w:ascii="Times New Roman" w:hAnsi="Times New Roman" w:cs="Times New Roman"/>
            <w:sz w:val="24"/>
            <w:szCs w:val="24"/>
          </w:rPr>
          <w:t xml:space="preserve">multiple scorers </w:t>
        </w:r>
      </w:ins>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71373115"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del w:id="44" w:author="Erin M. Buchanan" w:date="2020-12-21T18:12:00Z">
        <w:r w:rsidR="00A23515" w:rsidDel="00240E09">
          <w:rPr>
            <w:rFonts w:ascii="Times New Roman" w:hAnsi="Times New Roman" w:cs="Times New Roman"/>
            <w:sz w:val="24"/>
            <w:szCs w:val="24"/>
          </w:rPr>
          <w:delText xml:space="preserve">simply having </w:delText>
        </w:r>
        <w:r w:rsidR="00785F04" w:rsidDel="00240E09">
          <w:rPr>
            <w:rFonts w:ascii="Times New Roman" w:hAnsi="Times New Roman" w:cs="Times New Roman"/>
            <w:sz w:val="24"/>
            <w:szCs w:val="24"/>
          </w:rPr>
          <w:delText>a p</w:delText>
        </w:r>
        <w:r w:rsidR="00A23515" w:rsidDel="00240E09">
          <w:rPr>
            <w:rFonts w:ascii="Times New Roman" w:hAnsi="Times New Roman" w:cs="Times New Roman"/>
            <w:sz w:val="24"/>
            <w:szCs w:val="24"/>
          </w:rPr>
          <w:delText>r</w:delText>
        </w:r>
        <w:r w:rsidR="00785F04" w:rsidDel="00240E09">
          <w:rPr>
            <w:rFonts w:ascii="Times New Roman" w:hAnsi="Times New Roman" w:cs="Times New Roman"/>
            <w:sz w:val="24"/>
            <w:szCs w:val="24"/>
          </w:rPr>
          <w:delText>ogram</w:delText>
        </w:r>
      </w:del>
      <w:ins w:id="45" w:author="Erin M. Buchanan" w:date="2020-12-21T18:12:00Z">
        <w:r w:rsidR="00240E09">
          <w:rPr>
            <w:rFonts w:ascii="Times New Roman" w:hAnsi="Times New Roman" w:cs="Times New Roman"/>
            <w:sz w:val="24"/>
            <w:szCs w:val="24"/>
          </w:rPr>
          <w:t>simple text</w:t>
        </w:r>
      </w:ins>
      <w:r w:rsidR="00A23515">
        <w:rPr>
          <w:rFonts w:ascii="Times New Roman" w:hAnsi="Times New Roman" w:cs="Times New Roman"/>
          <w:sz w:val="24"/>
          <w:szCs w:val="24"/>
        </w:rPr>
        <w:t xml:space="preserve"> match</w:t>
      </w:r>
      <w:ins w:id="46" w:author="Erin M. Buchanan" w:date="2020-12-21T18:12:00Z">
        <w:r w:rsidR="00240E09">
          <w:rPr>
            <w:rFonts w:ascii="Times New Roman" w:hAnsi="Times New Roman" w:cs="Times New Roman"/>
            <w:sz w:val="24"/>
            <w:szCs w:val="24"/>
          </w:rPr>
          <w:t>ing of</w:t>
        </w:r>
      </w:ins>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ins w:id="47" w:author="Erin M. Buchanan" w:date="2020-12-21T18:12:00Z">
        <w:r w:rsidR="00240E09">
          <w:rPr>
            <w:rFonts w:ascii="Times New Roman" w:hAnsi="Times New Roman" w:cs="Times New Roman"/>
            <w:sz w:val="24"/>
            <w:szCs w:val="24"/>
          </w:rPr>
          <w:t xml:space="preserve">, such as </w:t>
        </w:r>
      </w:ins>
      <w:ins w:id="48" w:author="Erin M. Buchanan" w:date="2020-12-21T18:13:00Z">
        <w:r w:rsidR="00240E09">
          <w:rPr>
            <w:rFonts w:ascii="Times New Roman" w:hAnsi="Times New Roman" w:cs="Times New Roman"/>
            <w:sz w:val="24"/>
            <w:szCs w:val="24"/>
          </w:rPr>
          <w:t>misspellings or embedded coding provided by the survey software (extra spaces, tabs, newlines, etc.). These items</w:t>
        </w:r>
      </w:ins>
      <w:del w:id="49" w:author="Erin M. Buchanan" w:date="2020-12-21T18:13:00Z">
        <w:r w:rsidR="001578AB" w:rsidDel="00240E09">
          <w:rPr>
            <w:rFonts w:ascii="Times New Roman" w:hAnsi="Times New Roman" w:cs="Times New Roman"/>
            <w:sz w:val="24"/>
            <w:szCs w:val="24"/>
          </w:rPr>
          <w:delText xml:space="preserve"> </w:delText>
        </w:r>
        <w:r w:rsidR="00824065" w:rsidDel="00240E09">
          <w:rPr>
            <w:rFonts w:ascii="Times New Roman" w:hAnsi="Times New Roman" w:cs="Times New Roman"/>
            <w:sz w:val="24"/>
            <w:szCs w:val="24"/>
          </w:rPr>
          <w:delText xml:space="preserve">that may </w:delText>
        </w:r>
        <w:r w:rsidR="008E0525" w:rsidDel="00240E09">
          <w:rPr>
            <w:rFonts w:ascii="Times New Roman" w:hAnsi="Times New Roman" w:cs="Times New Roman"/>
            <w:sz w:val="24"/>
            <w:szCs w:val="24"/>
          </w:rPr>
          <w:delText>still involve</w:delText>
        </w:r>
      </w:del>
      <w:ins w:id="50" w:author="Erin M. Buchanan" w:date="2020-12-21T18:13:00Z">
        <w:r w:rsidR="00240E09">
          <w:rPr>
            <w:rFonts w:ascii="Times New Roman" w:hAnsi="Times New Roman" w:cs="Times New Roman"/>
            <w:sz w:val="24"/>
            <w:szCs w:val="24"/>
          </w:rPr>
          <w:t xml:space="preserve"> still represent</w:t>
        </w:r>
      </w:ins>
      <w:r w:rsidR="008E0525">
        <w:rPr>
          <w:rFonts w:ascii="Times New Roman" w:hAnsi="Times New Roman" w:cs="Times New Roman"/>
          <w:sz w:val="24"/>
          <w:szCs w:val="24"/>
        </w:rPr>
        <w:t xml:space="preserve"> a correct memory</w:t>
      </w:r>
      <w:ins w:id="51" w:author="Erin M. Buchanan" w:date="2020-12-21T18:13:00Z">
        <w:r w:rsidR="00240E09">
          <w:rPr>
            <w:rFonts w:ascii="Times New Roman" w:hAnsi="Times New Roman" w:cs="Times New Roman"/>
            <w:sz w:val="24"/>
            <w:szCs w:val="24"/>
          </w:rPr>
          <w:t>, h</w:t>
        </w:r>
      </w:ins>
      <w:ins w:id="52" w:author="Erin M. Buchanan" w:date="2020-12-21T18:14:00Z">
        <w:r w:rsidR="00240E09">
          <w:rPr>
            <w:rFonts w:ascii="Times New Roman" w:hAnsi="Times New Roman" w:cs="Times New Roman"/>
            <w:sz w:val="24"/>
            <w:szCs w:val="24"/>
          </w:rPr>
          <w:t xml:space="preserve">owever, more sophisticated text processing is required. </w:t>
        </w:r>
      </w:ins>
      <w:del w:id="53" w:author="Erin M. Buchanan" w:date="2020-12-21T18:14:00Z">
        <w:r w:rsidR="008E0525" w:rsidDel="00240E09">
          <w:rPr>
            <w:rFonts w:ascii="Times New Roman" w:hAnsi="Times New Roman" w:cs="Times New Roman"/>
            <w:sz w:val="24"/>
            <w:szCs w:val="24"/>
          </w:rPr>
          <w:delText xml:space="preserve"> </w:delText>
        </w:r>
        <w:r w:rsidR="00DB7EEC" w:rsidDel="00240E09">
          <w:rPr>
            <w:rFonts w:ascii="Times New Roman" w:hAnsi="Times New Roman" w:cs="Times New Roman"/>
            <w:sz w:val="24"/>
            <w:szCs w:val="24"/>
          </w:rPr>
          <w:delText xml:space="preserve">as these </w:delText>
        </w:r>
        <w:r w:rsidR="008E0525" w:rsidDel="00240E09">
          <w:rPr>
            <w:rFonts w:ascii="Times New Roman" w:hAnsi="Times New Roman" w:cs="Times New Roman"/>
            <w:sz w:val="24"/>
            <w:szCs w:val="24"/>
          </w:rPr>
          <w:delText xml:space="preserve">may be </w:delText>
        </w:r>
        <w:r w:rsidR="00CE6B61" w:rsidDel="00240E09">
          <w:rPr>
            <w:rFonts w:ascii="Times New Roman" w:hAnsi="Times New Roman" w:cs="Times New Roman"/>
            <w:sz w:val="24"/>
            <w:szCs w:val="24"/>
          </w:rPr>
          <w:delText>scored</w:delText>
        </w:r>
        <w:r w:rsidR="008E0525" w:rsidDel="00240E09">
          <w:rPr>
            <w:rFonts w:ascii="Times New Roman" w:hAnsi="Times New Roman" w:cs="Times New Roman"/>
            <w:sz w:val="24"/>
            <w:szCs w:val="24"/>
          </w:rPr>
          <w:delText xml:space="preserve"> as incorrect due to misspellings </w:delText>
        </w:r>
        <w:r w:rsidR="001310EA" w:rsidDel="00240E09">
          <w:rPr>
            <w:rFonts w:ascii="Times New Roman" w:hAnsi="Times New Roman" w:cs="Times New Roman"/>
            <w:sz w:val="24"/>
            <w:szCs w:val="24"/>
          </w:rPr>
          <w:delText>or the addition of an additional character either before or after a</w:delText>
        </w:r>
        <w:r w:rsidR="00CE6B61" w:rsidDel="00240E09">
          <w:rPr>
            <w:rFonts w:ascii="Times New Roman" w:hAnsi="Times New Roman" w:cs="Times New Roman"/>
            <w:sz w:val="24"/>
            <w:szCs w:val="24"/>
          </w:rPr>
          <w:delText xml:space="preserve"> memory item such as an extra space. </w:delText>
        </w:r>
      </w:del>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ins w:id="54" w:author="Erin M. Buchanan" w:date="2020-12-21T18:14:00Z">
        <w:r w:rsidR="00240E09">
          <w:rPr>
            <w:rFonts w:ascii="Times New Roman" w:hAnsi="Times New Roman" w:cs="Times New Roman"/>
            <w:sz w:val="24"/>
            <w:szCs w:val="24"/>
          </w:rPr>
          <w:t xml:space="preserve">one-to-one matching </w:t>
        </w:r>
      </w:ins>
      <w:r w:rsidR="00DE66D0">
        <w:rPr>
          <w:rFonts w:ascii="Times New Roman" w:hAnsi="Times New Roman" w:cs="Times New Roman"/>
          <w:sz w:val="24"/>
          <w:szCs w:val="24"/>
        </w:rPr>
        <w:t xml:space="preserve">program may not </w:t>
      </w:r>
      <w:ins w:id="55" w:author="Erin M. Buchanan" w:date="2020-12-21T18:14:00Z">
        <w:r w:rsidR="00240E09">
          <w:rPr>
            <w:rFonts w:ascii="Times New Roman" w:hAnsi="Times New Roman" w:cs="Times New Roman"/>
            <w:sz w:val="24"/>
            <w:szCs w:val="24"/>
          </w:rPr>
          <w:t xml:space="preserve">score correctly </w:t>
        </w:r>
      </w:ins>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49D1079E"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ins w:id="56" w:author="Erin M. Buchanan" w:date="2020-12-21T18:15:00Z">
        <w:r w:rsidR="00DD18BC">
          <w:rPr>
            <w:rFonts w:ascii="Times New Roman" w:hAnsi="Times New Roman" w:cs="Times New Roman"/>
            <w:sz w:val="24"/>
            <w:szCs w:val="24"/>
          </w:rPr>
          <w:t>, as determined by the user</w:t>
        </w:r>
      </w:ins>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del w:id="57" w:author="Erin M. Buchanan" w:date="2020-12-21T18:15:00Z">
        <w:r w:rsidR="005C7247" w:rsidDel="00F7535F">
          <w:rPr>
            <w:rFonts w:ascii="Times New Roman" w:hAnsi="Times New Roman" w:cs="Times New Roman"/>
            <w:sz w:val="24"/>
            <w:szCs w:val="24"/>
          </w:rPr>
          <w:delText xml:space="preserve">both </w:delText>
        </w:r>
        <w:r w:rsidR="00E70D49" w:rsidDel="00F7535F">
          <w:rPr>
            <w:rFonts w:ascii="Times New Roman" w:hAnsi="Times New Roman" w:cs="Times New Roman"/>
            <w:sz w:val="24"/>
            <w:szCs w:val="24"/>
          </w:rPr>
          <w:delText xml:space="preserve">cued-recall </w:delText>
        </w:r>
        <w:r w:rsidR="005C7247" w:rsidDel="00F7535F">
          <w:rPr>
            <w:rFonts w:ascii="Times New Roman" w:hAnsi="Times New Roman" w:cs="Times New Roman"/>
            <w:sz w:val="24"/>
            <w:szCs w:val="24"/>
          </w:rPr>
          <w:delText xml:space="preserve">and free-recall </w:delText>
        </w:r>
        <w:r w:rsidR="000A5C74" w:rsidDel="00F7535F">
          <w:rPr>
            <w:rFonts w:ascii="Times New Roman" w:hAnsi="Times New Roman" w:cs="Times New Roman"/>
            <w:sz w:val="24"/>
            <w:szCs w:val="24"/>
          </w:rPr>
          <w:delText>data</w:delText>
        </w:r>
      </w:del>
      <w:ins w:id="58" w:author="Erin M. Buchanan" w:date="2020-12-21T18:15:00Z">
        <w:r w:rsidR="00F7535F">
          <w:rPr>
            <w:rFonts w:ascii="Times New Roman" w:hAnsi="Times New Roman" w:cs="Times New Roman"/>
            <w:sz w:val="24"/>
            <w:szCs w:val="24"/>
          </w:rPr>
          <w:t>s</w:t>
        </w:r>
      </w:ins>
      <w:ins w:id="59" w:author="Erin M. Buchanan" w:date="2020-12-21T18:16:00Z">
        <w:r w:rsidR="00F7535F">
          <w:rPr>
            <w:rFonts w:ascii="Times New Roman" w:hAnsi="Times New Roman" w:cs="Times New Roman"/>
            <w:sz w:val="24"/>
            <w:szCs w:val="24"/>
          </w:rPr>
          <w:t>everal types of recall data</w:t>
        </w:r>
      </w:ins>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6839B9C9"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del w:id="60" w:author="Erin M. Buchanan" w:date="2020-12-21T18:18:00Z">
        <w:r w:rsidR="00B7640E" w:rsidDel="00133086">
          <w:rPr>
            <w:rFonts w:ascii="Times New Roman" w:hAnsi="Times New Roman" w:cs="Times New Roman"/>
            <w:sz w:val="24"/>
            <w:szCs w:val="24"/>
          </w:rPr>
          <w:delText>cued-r</w:delText>
        </w:r>
      </w:del>
      <w:ins w:id="61" w:author="Erin M. Buchanan" w:date="2020-12-21T18:18:00Z">
        <w:r w:rsidR="00133086">
          <w:rPr>
            <w:rFonts w:ascii="Times New Roman" w:hAnsi="Times New Roman" w:cs="Times New Roman"/>
            <w:sz w:val="24"/>
            <w:szCs w:val="24"/>
          </w:rPr>
          <w:t>r</w:t>
        </w:r>
      </w:ins>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ins w:id="62" w:author="Erin M. Buchanan" w:date="2020-12-21T18:20:00Z">
        <w:r w:rsidR="00133086">
          <w:rPr>
            <w:rFonts w:ascii="Times New Roman" w:hAnsi="Times New Roman" w:cs="Times New Roman"/>
            <w:sz w:val="24"/>
            <w:szCs w:val="24"/>
          </w:rPr>
          <w:t xml:space="preserve"> We additionally provide functions for specific analyses tied to recall data including </w:t>
        </w:r>
      </w:ins>
      <w:ins w:id="63" w:author="Erin M. Buchanan" w:date="2020-12-21T18:21:00Z">
        <w:r w:rsidR="00133086">
          <w:rPr>
            <w:rFonts w:ascii="Times New Roman" w:hAnsi="Times New Roman" w:cs="Times New Roman"/>
            <w:sz w:val="24"/>
            <w:szCs w:val="24"/>
          </w:rPr>
          <w:t>serial position curves, conditional response probabilities, and probability of first reca</w:t>
        </w:r>
      </w:ins>
      <w:ins w:id="64" w:author="Erin M. Buchanan" w:date="2020-12-21T18:22:00Z">
        <w:r w:rsidR="00133086">
          <w:rPr>
            <w:rFonts w:ascii="Times New Roman" w:hAnsi="Times New Roman" w:cs="Times New Roman"/>
            <w:sz w:val="24"/>
            <w:szCs w:val="24"/>
          </w:rPr>
          <w:t xml:space="preserve">ll (CITE THAT PAPER THAT TALKS ABOUT THESE). </w:t>
        </w:r>
      </w:ins>
    </w:p>
    <w:p w14:paraId="5EA96716" w14:textId="2170F838"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del w:id="65" w:author="Erin M. Buchanan" w:date="2020-12-21T18:22:00Z">
        <w:r w:rsidR="00E14517" w:rsidDel="00286AE3">
          <w:rPr>
            <w:rFonts w:ascii="Times New Roman" w:hAnsi="Times New Roman" w:cs="Times New Roman"/>
            <w:sz w:val="24"/>
            <w:szCs w:val="24"/>
          </w:rPr>
          <w:delText xml:space="preserve">cued and free </w:delText>
        </w:r>
      </w:del>
      <w:ins w:id="66" w:author="Erin M. Buchanan" w:date="2020-12-21T18:22:00Z">
        <w:r w:rsidR="00286AE3">
          <w:rPr>
            <w:rFonts w:ascii="Times New Roman" w:hAnsi="Times New Roman" w:cs="Times New Roman"/>
            <w:sz w:val="24"/>
            <w:szCs w:val="24"/>
          </w:rPr>
          <w:t xml:space="preserve">three types of </w:t>
        </w:r>
      </w:ins>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67"/>
      <w:r w:rsidR="00002C91" w:rsidRPr="00285247">
        <w:rPr>
          <w:rFonts w:ascii="Times New Roman" w:hAnsi="Times New Roman" w:cs="Times New Roman"/>
          <w:i/>
          <w:iCs/>
          <w:sz w:val="24"/>
          <w:szCs w:val="24"/>
        </w:rPr>
        <w:t>Shiny</w:t>
      </w:r>
      <w:commentRangeEnd w:id="67"/>
      <w:r w:rsidR="00286AE3">
        <w:rPr>
          <w:rStyle w:val="CommentReference"/>
        </w:rPr>
        <w:commentReference w:id="67"/>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w:t>
      </w:r>
      <w:r w:rsidR="00F71A31">
        <w:rPr>
          <w:rFonts w:ascii="Times New Roman" w:hAnsi="Times New Roman" w:cs="Times New Roman"/>
          <w:sz w:val="24"/>
          <w:szCs w:val="24"/>
        </w:rPr>
        <w:lastRenderedPageBreak/>
        <w:t>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commentRangeStart w:id="68"/>
      <w:r>
        <w:rPr>
          <w:rFonts w:ascii="Times New Roman" w:hAnsi="Times New Roman" w:cs="Times New Roman"/>
          <w:b/>
          <w:bCs/>
          <w:sz w:val="24"/>
          <w:szCs w:val="24"/>
        </w:rPr>
        <w:t>Installation and Set Up</w:t>
      </w:r>
      <w:commentRangeEnd w:id="68"/>
      <w:r w:rsidR="004601A5">
        <w:rPr>
          <w:rStyle w:val="CommentReference"/>
        </w:rPr>
        <w:commentReference w:id="68"/>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35DAF985" w:rsidR="00512677" w:rsidRDefault="000C2600" w:rsidP="006B7241">
      <w:pPr>
        <w:spacing w:after="0" w:line="480" w:lineRule="auto"/>
        <w:ind w:firstLine="720"/>
        <w:rPr>
          <w:ins w:id="69" w:author="Erin M. Buchanan" w:date="2020-12-21T20:49:00Z"/>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ins w:id="70" w:author="Erin M. Buchanan" w:date="2020-12-21T20:45:00Z">
        <w:r w:rsidR="007A117B">
          <w:rPr>
            <w:rFonts w:ascii="Courier New" w:hAnsi="Courier New" w:cs="Courier New"/>
            <w:sz w:val="20"/>
            <w:szCs w:val="20"/>
          </w:rPr>
          <w:t>'</w:t>
        </w:r>
      </w:ins>
      <w:del w:id="71" w:author="Erin M. Buchanan" w:date="2020-12-21T20:45:00Z">
        <w:r w:rsidR="00F72FB8" w:rsidDel="007A117B">
          <w:rPr>
            <w:rFonts w:ascii="Courier New" w:hAnsi="Courier New" w:cs="Courier New"/>
            <w:sz w:val="20"/>
            <w:szCs w:val="20"/>
          </w:rPr>
          <w:delText>‘</w:delText>
        </w:r>
      </w:del>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ins w:id="72" w:author="Erin M. Buchanan" w:date="2020-12-21T20:45:00Z">
        <w:r w:rsidR="007A117B">
          <w:rPr>
            <w:rFonts w:ascii="Courier New" w:hAnsi="Courier New" w:cs="Courier New"/>
            <w:sz w:val="20"/>
            <w:szCs w:val="20"/>
          </w:rPr>
          <w:t>'</w:t>
        </w:r>
      </w:ins>
      <w:del w:id="73" w:author="Erin M. Buchanan" w:date="2020-12-21T20:45:00Z">
        <w:r w:rsidR="00F72FB8" w:rsidDel="007A117B">
          <w:rPr>
            <w:rFonts w:ascii="Courier New" w:hAnsi="Courier New" w:cs="Courier New"/>
            <w:sz w:val="20"/>
            <w:szCs w:val="20"/>
          </w:rPr>
          <w:delText>’</w:delText>
        </w:r>
      </w:del>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del w:id="74" w:author="Erin M. Buchanan" w:date="2020-12-21T20:46:00Z">
        <w:r w:rsidR="005A4D62" w:rsidDel="00302C67">
          <w:rPr>
            <w:rFonts w:ascii="Times New Roman" w:hAnsi="Times New Roman" w:cs="Times New Roman"/>
            <w:sz w:val="24"/>
            <w:szCs w:val="24"/>
          </w:rPr>
          <w:delText xml:space="preserve"> along with all dependen</w:delText>
        </w:r>
      </w:del>
      <w:del w:id="75" w:author="Erin M. Buchanan" w:date="2020-12-21T20:45:00Z">
        <w:r w:rsidR="005A4D62" w:rsidDel="007A117B">
          <w:rPr>
            <w:rFonts w:ascii="Times New Roman" w:hAnsi="Times New Roman" w:cs="Times New Roman"/>
            <w:sz w:val="24"/>
            <w:szCs w:val="24"/>
          </w:rPr>
          <w:delText>cy</w:delText>
        </w:r>
      </w:del>
      <w:del w:id="76" w:author="Erin M. Buchanan" w:date="2020-12-21T20:46:00Z">
        <w:r w:rsidR="005A4D62" w:rsidDel="00302C67">
          <w:rPr>
            <w:rFonts w:ascii="Times New Roman" w:hAnsi="Times New Roman" w:cs="Times New Roman"/>
            <w:sz w:val="24"/>
            <w:szCs w:val="24"/>
          </w:rPr>
          <w:delText xml:space="preserve"> packages</w:delText>
        </w:r>
        <w:r w:rsidR="000367E6" w:rsidDel="00302C67">
          <w:rPr>
            <w:rFonts w:ascii="Times New Roman" w:hAnsi="Times New Roman" w:cs="Times New Roman"/>
            <w:sz w:val="24"/>
            <w:szCs w:val="24"/>
          </w:rPr>
          <w:delText xml:space="preserve"> from GitHub</w:delText>
        </w:r>
      </w:del>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ins w:id="77" w:author="Erin M. Buchanan" w:date="2020-12-21T20:46:00Z">
        <w:r w:rsidR="00302C67">
          <w:rPr>
            <w:rFonts w:ascii="Times New Roman" w:hAnsi="Times New Roman" w:cs="Times New Roman"/>
            <w:sz w:val="24"/>
            <w:szCs w:val="24"/>
          </w:rPr>
          <w:t xml:space="preserve">By providing this package via GitHub, </w:t>
        </w:r>
      </w:ins>
      <w:del w:id="78" w:author="Erin M. Buchanan" w:date="2020-12-21T20:46:00Z">
        <w:r w:rsidR="002D0B7C" w:rsidDel="00302C67">
          <w:rPr>
            <w:rFonts w:ascii="Times New Roman" w:hAnsi="Times New Roman" w:cs="Times New Roman"/>
            <w:sz w:val="24"/>
            <w:szCs w:val="24"/>
          </w:rPr>
          <w:delText>Source code has been made available on GitHub (</w:delText>
        </w:r>
        <w:r w:rsidR="002D0B7C" w:rsidRPr="002D0B7C" w:rsidDel="00302C67">
          <w:rPr>
            <w:rFonts w:ascii="Times New Roman" w:hAnsi="Times New Roman" w:cs="Times New Roman"/>
            <w:sz w:val="24"/>
            <w:szCs w:val="24"/>
          </w:rPr>
          <w:delText>https://github.com/npm27/lrd/</w:delText>
        </w:r>
        <w:r w:rsidR="002D0B7C" w:rsidDel="00302C67">
          <w:rPr>
            <w:rFonts w:ascii="Times New Roman" w:hAnsi="Times New Roman" w:cs="Times New Roman"/>
            <w:sz w:val="24"/>
            <w:szCs w:val="24"/>
          </w:rPr>
          <w:delText xml:space="preserve">), and </w:delText>
        </w:r>
      </w:del>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del w:id="79" w:author="Erin M. Buchanan" w:date="2020-12-21T20:46:00Z">
        <w:r w:rsidR="004D30A6" w:rsidRPr="004D30A6" w:rsidDel="00302C67">
          <w:rPr>
            <w:rFonts w:ascii="Times New Roman" w:hAnsi="Times New Roman" w:cs="Times New Roman"/>
            <w:sz w:val="24"/>
            <w:szCs w:val="24"/>
          </w:rPr>
          <w:delText xml:space="preserve">download </w:delText>
        </w:r>
      </w:del>
      <w:ins w:id="80" w:author="Erin M. Buchanan" w:date="2020-12-21T20:46:00Z">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ins>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ins w:id="81" w:author="Erin M. Buchanan" w:date="2020-12-21T20:47:00Z">
        <w:r w:rsidR="007A35AF">
          <w:rPr>
            <w:rFonts w:ascii="Times New Roman" w:hAnsi="Times New Roman" w:cs="Times New Roman"/>
            <w:sz w:val="24"/>
            <w:szCs w:val="24"/>
          </w:rPr>
          <w:t xml:space="preserve"> Installation using </w:t>
        </w:r>
        <w:proofErr w:type="spellStart"/>
        <w:r w:rsidR="007A35AF">
          <w:rPr>
            <w:rFonts w:ascii="Times New Roman" w:hAnsi="Times New Roman" w:cs="Times New Roman"/>
            <w:i/>
            <w:iCs/>
            <w:sz w:val="24"/>
            <w:szCs w:val="24"/>
          </w:rPr>
          <w:t>devtools</w:t>
        </w:r>
        <w:proofErr w:type="spellEnd"/>
        <w:r w:rsidR="007A35AF">
          <w:rPr>
            <w:rFonts w:ascii="Times New Roman" w:hAnsi="Times New Roman" w:cs="Times New Roman"/>
            <w:sz w:val="24"/>
            <w:szCs w:val="24"/>
          </w:rPr>
          <w:t xml:space="preserve"> will always be supported, </w:t>
        </w:r>
      </w:ins>
      <w:ins w:id="82" w:author="Erin M. Buchanan" w:date="2020-12-21T20:48:00Z">
        <w:r w:rsidR="007A35AF">
          <w:rPr>
            <w:rFonts w:ascii="Times New Roman" w:hAnsi="Times New Roman" w:cs="Times New Roman"/>
            <w:sz w:val="24"/>
            <w:szCs w:val="24"/>
          </w:rPr>
          <w:t xml:space="preserve">and updated installation instructions will be provided when applicable on the README for the </w:t>
        </w:r>
        <w:commentRangeStart w:id="83"/>
        <w:r w:rsidR="007A35AF">
          <w:rPr>
            <w:rFonts w:ascii="Times New Roman" w:hAnsi="Times New Roman" w:cs="Times New Roman"/>
            <w:sz w:val="24"/>
            <w:szCs w:val="24"/>
          </w:rPr>
          <w:t>package</w:t>
        </w:r>
        <w:commentRangeEnd w:id="83"/>
        <w:r w:rsidR="007A35AF">
          <w:rPr>
            <w:rStyle w:val="CommentReference"/>
          </w:rPr>
          <w:commentReference w:id="83"/>
        </w:r>
        <w:r w:rsidR="007A35AF">
          <w:rPr>
            <w:rFonts w:ascii="Times New Roman" w:hAnsi="Times New Roman" w:cs="Times New Roman"/>
            <w:sz w:val="24"/>
            <w:szCs w:val="24"/>
          </w:rPr>
          <w:t>.</w:t>
        </w:r>
      </w:ins>
    </w:p>
    <w:p w14:paraId="04BD3ABB" w14:textId="36EA2447" w:rsidR="004057E5" w:rsidRDefault="004057E5" w:rsidP="004057E5">
      <w:pPr>
        <w:spacing w:after="0" w:line="480" w:lineRule="auto"/>
        <w:rPr>
          <w:rFonts w:ascii="Times New Roman" w:hAnsi="Times New Roman" w:cs="Times New Roman"/>
          <w:b/>
          <w:bCs/>
          <w:sz w:val="24"/>
          <w:szCs w:val="24"/>
        </w:rPr>
      </w:pPr>
      <w:ins w:id="84" w:author="Erin M. Buchanan" w:date="2020-12-21T20:51:00Z">
        <w:r>
          <w:rPr>
            <w:rFonts w:ascii="Times New Roman" w:hAnsi="Times New Roman" w:cs="Times New Roman"/>
            <w:b/>
            <w:bCs/>
            <w:sz w:val="24"/>
            <w:szCs w:val="24"/>
          </w:rPr>
          <w:t xml:space="preserve">Example: </w:t>
        </w:r>
        <w:commentRangeStart w:id="85"/>
        <w:r>
          <w:rPr>
            <w:rFonts w:ascii="Times New Roman" w:hAnsi="Times New Roman" w:cs="Times New Roman"/>
            <w:b/>
            <w:bCs/>
            <w:sz w:val="24"/>
            <w:szCs w:val="24"/>
          </w:rPr>
          <w:t>Free</w:t>
        </w:r>
      </w:ins>
      <w:commentRangeEnd w:id="85"/>
      <w:r>
        <w:rPr>
          <w:rStyle w:val="CommentReference"/>
        </w:rPr>
        <w:commentReference w:id="85"/>
      </w:r>
      <w:ins w:id="86" w:author="Erin M. Buchanan" w:date="2020-12-21T20:51:00Z">
        <w:r>
          <w:rPr>
            <w:rFonts w:ascii="Times New Roman" w:hAnsi="Times New Roman" w:cs="Times New Roman"/>
            <w:b/>
            <w:bCs/>
            <w:sz w:val="24"/>
            <w:szCs w:val="24"/>
          </w:rPr>
          <w:t xml:space="preserve"> Recall</w:t>
        </w:r>
      </w:ins>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w:t>
      </w:r>
      <w:proofErr w:type="spellStart"/>
      <w:r w:rsidRPr="00CB29F8">
        <w:rPr>
          <w:rFonts w:ascii="Courier New" w:hAnsi="Courier New" w:cs="Courier New"/>
          <w:sz w:val="20"/>
          <w:szCs w:val="20"/>
        </w:rPr>
        <w:t>lrd</w:t>
      </w:r>
      <w:proofErr w:type="spellEnd"/>
      <w:r w:rsidRPr="00CB29F8">
        <w:rPr>
          <w:rFonts w:ascii="Courier New" w:hAnsi="Courier New" w:cs="Courier New"/>
          <w:sz w:val="20"/>
          <w:szCs w:val="20"/>
        </w:rPr>
        <w:t>)</w:t>
      </w:r>
      <w:r>
        <w:rPr>
          <w:rFonts w:ascii="Times New Roman" w:hAnsi="Times New Roman" w:cs="Times New Roman"/>
          <w:sz w:val="24"/>
          <w:szCs w:val="24"/>
        </w:rPr>
        <w:t xml:space="preserve">. Each function has been documented with information about the arguments and outputs stored within that function. </w:t>
      </w:r>
      <w:proofErr w:type="gramStart"/>
      <w:r>
        <w:rPr>
          <w:rFonts w:ascii="Times New Roman" w:hAnsi="Times New Roman" w:cs="Times New Roman"/>
          <w:sz w:val="24"/>
          <w:szCs w:val="24"/>
        </w:rPr>
        <w:t>Use ?function</w:t>
      </w:r>
      <w:proofErr w:type="gramEnd"/>
      <w:r>
        <w:rPr>
          <w:rFonts w:ascii="Times New Roman" w:hAnsi="Times New Roman" w:cs="Times New Roman"/>
          <w:sz w:val="24"/>
          <w:szCs w:val="24"/>
        </w:rPr>
        <w:t xml:space="preserve">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w:t>
      </w:r>
      <w:r w:rsidR="00206C63">
        <w:rPr>
          <w:rFonts w:ascii="Times New Roman" w:hAnsi="Times New Roman" w:cs="Times New Roman"/>
          <w:sz w:val="24"/>
          <w:szCs w:val="24"/>
        </w:rPr>
        <w:lastRenderedPageBreak/>
        <w:t xml:space="preserve">dataset using </w:t>
      </w:r>
      <w:r w:rsidR="00206C63" w:rsidRPr="00B00F2E">
        <w:rPr>
          <w:rFonts w:ascii="Times New Roman" w:hAnsi="Times New Roman" w:cs="Times New Roman"/>
          <w:sz w:val="24"/>
          <w:szCs w:val="24"/>
        </w:rPr>
        <w:t>data(</w:t>
      </w:r>
      <w:proofErr w:type="spellStart"/>
      <w:r w:rsidR="00206C63" w:rsidRPr="00B00F2E">
        <w:rPr>
          <w:rFonts w:ascii="Times New Roman" w:hAnsi="Times New Roman" w:cs="Times New Roman"/>
          <w:sz w:val="24"/>
          <w:szCs w:val="24"/>
        </w:rPr>
        <w:t>wide_data</w:t>
      </w:r>
      <w:proofErr w:type="spellEnd"/>
      <w:r w:rsidR="00206C63" w:rsidRPr="00B00F2E">
        <w:rPr>
          <w:rFonts w:ascii="Times New Roman" w:hAnsi="Times New Roman" w:cs="Times New Roman"/>
          <w:sz w:val="24"/>
          <w:szCs w:val="24"/>
        </w:rPr>
        <w:t>)</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w:t>
      </w:r>
      <w:proofErr w:type="spellStart"/>
      <w:r w:rsidR="00206C63" w:rsidRPr="00B00F2E">
        <w:rPr>
          <w:rFonts w:ascii="Times New Roman" w:hAnsi="Times New Roman" w:cs="Times New Roman"/>
          <w:sz w:val="24"/>
          <w:szCs w:val="24"/>
        </w:rPr>
        <w:t>answer_key_free</w:t>
      </w:r>
      <w:proofErr w:type="spellEnd"/>
      <w:r w:rsidR="00206C63" w:rsidRPr="00B00F2E">
        <w:rPr>
          <w:rFonts w:ascii="Times New Roman" w:hAnsi="Times New Roman" w:cs="Times New Roman"/>
          <w:sz w:val="24"/>
          <w:szCs w:val="24"/>
        </w:rPr>
        <w:t>)</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5F58559E" w14:textId="77777777" w:rsidR="00206C63" w:rsidRPr="00206C63" w:rsidRDefault="00206C63" w:rsidP="00206C63">
      <w:pPr>
        <w:spacing w:after="0" w:line="480" w:lineRule="auto"/>
        <w:rPr>
          <w:rFonts w:ascii="Courier New" w:hAnsi="Courier New" w:cs="Courier New"/>
          <w:sz w:val="20"/>
          <w:szCs w:val="20"/>
        </w:rPr>
      </w:pPr>
      <w:r w:rsidRPr="00206C63">
        <w:rPr>
          <w:rFonts w:ascii="Courier New" w:hAnsi="Courier New" w:cs="Courier New"/>
          <w:sz w:val="20"/>
          <w:szCs w:val="20"/>
        </w:rPr>
        <w:t>&gt; head(</w:t>
      </w:r>
      <w:proofErr w:type="spellStart"/>
      <w:r w:rsidRPr="00206C63">
        <w:rPr>
          <w:rFonts w:ascii="Courier New" w:hAnsi="Courier New" w:cs="Courier New"/>
          <w:sz w:val="20"/>
          <w:szCs w:val="20"/>
        </w:rPr>
        <w:t>wide_</w:t>
      </w:r>
      <w:commentRangeStart w:id="87"/>
      <w:r w:rsidRPr="00206C63">
        <w:rPr>
          <w:rFonts w:ascii="Courier New" w:hAnsi="Courier New" w:cs="Courier New"/>
          <w:sz w:val="20"/>
          <w:szCs w:val="20"/>
        </w:rPr>
        <w:t>data</w:t>
      </w:r>
      <w:commentRangeEnd w:id="87"/>
      <w:proofErr w:type="spellEnd"/>
      <w:r>
        <w:rPr>
          <w:rStyle w:val="CommentReference"/>
        </w:rPr>
        <w:commentReference w:id="87"/>
      </w:r>
      <w:r w:rsidRPr="00206C63">
        <w:rPr>
          <w:rFonts w:ascii="Courier New" w:hAnsi="Courier New" w:cs="Courier New"/>
          <w:sz w:val="20"/>
          <w:szCs w:val="20"/>
        </w:rPr>
        <w:t>)</w:t>
      </w:r>
    </w:p>
    <w:p w14:paraId="5AD9652A"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  Sub.ID                                                                                              Response </w:t>
      </w:r>
      <w:proofErr w:type="spellStart"/>
      <w:r w:rsidRPr="00206C63">
        <w:rPr>
          <w:rFonts w:ascii="Courier New" w:hAnsi="Courier New" w:cs="Courier New"/>
          <w:sz w:val="12"/>
          <w:szCs w:val="12"/>
        </w:rPr>
        <w:t>Disease.Condition</w:t>
      </w:r>
      <w:proofErr w:type="spellEnd"/>
    </w:p>
    <w:p w14:paraId="610AE322"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1      1            basket, chair, clothes, </w:t>
      </w:r>
      <w:proofErr w:type="spellStart"/>
      <w:r w:rsidRPr="00206C63">
        <w:rPr>
          <w:rFonts w:ascii="Courier New" w:hAnsi="Courier New" w:cs="Courier New"/>
          <w:sz w:val="12"/>
          <w:szCs w:val="12"/>
        </w:rPr>
        <w:t>flowrs</w:t>
      </w:r>
      <w:proofErr w:type="spellEnd"/>
      <w:r w:rsidRPr="00206C63">
        <w:rPr>
          <w:rFonts w:ascii="Courier New" w:hAnsi="Courier New" w:cs="Courier New"/>
          <w:sz w:val="12"/>
          <w:szCs w:val="12"/>
        </w:rPr>
        <w:t>, glasses, fan, windows, carpet, lamp, picture frame, remote           healthy</w:t>
      </w:r>
    </w:p>
    <w:p w14:paraId="79B8783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2      2                                                                  windows, bed, books, shelf, pictures           healthy</w:t>
      </w:r>
    </w:p>
    <w:p w14:paraId="34EA147B"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3      3 </w:t>
      </w:r>
      <w:proofErr w:type="spellStart"/>
      <w:r w:rsidRPr="00206C63">
        <w:rPr>
          <w:rFonts w:ascii="Courier New" w:hAnsi="Courier New" w:cs="Courier New"/>
          <w:sz w:val="12"/>
          <w:szCs w:val="12"/>
        </w:rPr>
        <w:t>bacpack</w:t>
      </w:r>
      <w:proofErr w:type="spellEnd"/>
      <w:r w:rsidRPr="00206C63">
        <w:rPr>
          <w:rFonts w:ascii="Courier New" w:hAnsi="Courier New" w:cs="Courier New"/>
          <w:sz w:val="12"/>
          <w:szCs w:val="12"/>
        </w:rPr>
        <w:t xml:space="preserve">, chair, glasses, mirror, </w:t>
      </w:r>
      <w:proofErr w:type="spellStart"/>
      <w:r w:rsidRPr="00206C63">
        <w:rPr>
          <w:rFonts w:ascii="Courier New" w:hAnsi="Courier New" w:cs="Courier New"/>
          <w:sz w:val="12"/>
          <w:szCs w:val="12"/>
        </w:rPr>
        <w:t>iphone</w:t>
      </w:r>
      <w:proofErr w:type="spellEnd"/>
      <w:r w:rsidRPr="00206C63">
        <w:rPr>
          <w:rFonts w:ascii="Courier New" w:hAnsi="Courier New" w:cs="Courier New"/>
          <w:sz w:val="12"/>
          <w:szCs w:val="12"/>
        </w:rPr>
        <w:t>, pillow, stereo, nightstand, computer, door, magazines, quilt           healthy</w:t>
      </w:r>
    </w:p>
    <w:p w14:paraId="13207573"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4      4                                vase, blinds, computer, magazine, books, bed, blanket, carpet, dresser              sick</w:t>
      </w:r>
    </w:p>
    <w:p w14:paraId="5F466A2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5      5                                                            bed, blankets, closet, windows, books, fan              sick</w:t>
      </w:r>
    </w:p>
    <w:p w14:paraId="1EF92E52" w14:textId="2B6469C3"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6      6                                     bed, blankets, </w:t>
      </w:r>
      <w:proofErr w:type="spellStart"/>
      <w:r w:rsidRPr="00206C63">
        <w:rPr>
          <w:rFonts w:ascii="Courier New" w:hAnsi="Courier New" w:cs="Courier New"/>
          <w:sz w:val="12"/>
          <w:szCs w:val="12"/>
        </w:rPr>
        <w:t>dreser</w:t>
      </w:r>
      <w:proofErr w:type="spellEnd"/>
      <w:r w:rsidRPr="00206C63">
        <w:rPr>
          <w:rFonts w:ascii="Courier New" w:hAnsi="Courier New" w:cs="Courier New"/>
          <w:sz w:val="12"/>
          <w:szCs w:val="12"/>
        </w:rPr>
        <w:t xml:space="preserve">, nightstand, end table, stereo, </w:t>
      </w:r>
      <w:proofErr w:type="spellStart"/>
      <w:r w:rsidRPr="00206C63">
        <w:rPr>
          <w:rFonts w:ascii="Courier New" w:hAnsi="Courier New" w:cs="Courier New"/>
          <w:sz w:val="12"/>
          <w:szCs w:val="12"/>
        </w:rPr>
        <w:t>flwrs</w:t>
      </w:r>
      <w:proofErr w:type="spellEnd"/>
      <w:r w:rsidRPr="00206C63">
        <w:rPr>
          <w:rFonts w:ascii="Courier New" w:hAnsi="Courier New" w:cs="Courier New"/>
          <w:sz w:val="12"/>
          <w:szCs w:val="12"/>
        </w:rPr>
        <w:t>, vase              sick</w:t>
      </w:r>
    </w:p>
    <w:p w14:paraId="39CB9E74" w14:textId="538AA773" w:rsidR="00EA3923" w:rsidRDefault="00EA3923" w:rsidP="00CB29F8">
      <w:pPr>
        <w:spacing w:after="0" w:line="480" w:lineRule="auto"/>
        <w:rPr>
          <w:rFonts w:ascii="Times New Roman" w:hAnsi="Times New Roman" w:cs="Times New Roman"/>
          <w:b/>
          <w:bCs/>
          <w:sz w:val="24"/>
          <w:szCs w:val="24"/>
        </w:rPr>
      </w:pPr>
    </w:p>
    <w:p w14:paraId="0946C26B" w14:textId="33840F47"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88"/>
      <w:r w:rsidR="00A4552D">
        <w:rPr>
          <w:rFonts w:ascii="Times New Roman" w:hAnsi="Times New Roman" w:cs="Times New Roman"/>
          <w:i/>
          <w:iCs/>
          <w:sz w:val="24"/>
          <w:szCs w:val="24"/>
        </w:rPr>
        <w:t>reshape</w:t>
      </w:r>
      <w:commentRangeEnd w:id="88"/>
      <w:r w:rsidR="00A4552D">
        <w:rPr>
          <w:rStyle w:val="CommentReference"/>
        </w:rPr>
        <w:commentReference w:id="88"/>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or </w:t>
      </w:r>
      <w:proofErr w:type="spellStart"/>
      <w:proofErr w:type="gramStart"/>
      <w:r w:rsidR="00A4552D">
        <w:rPr>
          <w:rFonts w:ascii="Times New Roman" w:hAnsi="Times New Roman" w:cs="Times New Roman"/>
          <w:i/>
          <w:iCs/>
          <w:sz w:val="24"/>
          <w:szCs w:val="24"/>
        </w:rPr>
        <w:t>data.table</w:t>
      </w:r>
      <w:proofErr w:type="spellEnd"/>
      <w:proofErr w:type="gramEnd"/>
      <w:r w:rsidR="00A4552D">
        <w:rPr>
          <w:rFonts w:ascii="Times New Roman" w:hAnsi="Times New Roman" w:cs="Times New Roman"/>
          <w:sz w:val="24"/>
          <w:szCs w:val="24"/>
        </w:rPr>
        <w:t xml:space="preserve"> 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proofErr w:type="spellStart"/>
      <w:r w:rsidR="00A4552D">
        <w:rPr>
          <w:rFonts w:ascii="Times New Roman" w:hAnsi="Times New Roman" w:cs="Times New Roman"/>
          <w:i/>
          <w:iCs/>
          <w:sz w:val="24"/>
          <w:szCs w:val="24"/>
        </w:rPr>
        <w:t>tidyverse</w:t>
      </w:r>
      <w:proofErr w:type="spellEnd"/>
      <w:r w:rsidR="00A4552D">
        <w:rPr>
          <w:rFonts w:ascii="Times New Roman" w:hAnsi="Times New Roman" w:cs="Times New Roman"/>
          <w:sz w:val="24"/>
          <w:szCs w:val="24"/>
        </w:rPr>
        <w:t xml:space="preserve"> using the </w:t>
      </w:r>
      <w:proofErr w:type="spellStart"/>
      <w:r w:rsidR="00A4552D" w:rsidRPr="00A4552D">
        <w:rPr>
          <w:rFonts w:ascii="Times New Roman" w:hAnsi="Times New Roman" w:cs="Times New Roman"/>
          <w:sz w:val="24"/>
          <w:szCs w:val="24"/>
        </w:rPr>
        <w:t>pivot_longer</w:t>
      </w:r>
      <w:proofErr w:type="spellEnd"/>
      <w:r w:rsidR="00A4552D" w:rsidRPr="00A4552D">
        <w:rPr>
          <w:rFonts w:ascii="Times New Roman" w:hAnsi="Times New Roman" w:cs="Times New Roman"/>
          <w:sz w:val="24"/>
          <w:szCs w:val="24"/>
        </w:rPr>
        <w:t>()</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proofErr w:type="spellStart"/>
      <w:r w:rsidR="008C074F">
        <w:rPr>
          <w:rFonts w:ascii="Times New Roman" w:hAnsi="Times New Roman" w:cs="Times New Roman"/>
          <w:i/>
          <w:iCs/>
          <w:sz w:val="24"/>
          <w:szCs w:val="24"/>
        </w:rPr>
        <w:t>lrd</w:t>
      </w:r>
      <w:proofErr w:type="spellEnd"/>
      <w:r w:rsidR="008C074F">
        <w:rPr>
          <w:rFonts w:ascii="Times New Roman" w:hAnsi="Times New Roman" w:cs="Times New Roman"/>
          <w:sz w:val="24"/>
          <w:szCs w:val="24"/>
        </w:rPr>
        <w:t xml:space="preserve">, the </w:t>
      </w:r>
      <w:proofErr w:type="spellStart"/>
      <w:r w:rsidR="008C074F">
        <w:rPr>
          <w:rFonts w:ascii="Times New Roman" w:hAnsi="Times New Roman" w:cs="Times New Roman"/>
          <w:sz w:val="24"/>
          <w:szCs w:val="24"/>
        </w:rPr>
        <w:t>arrange_</w:t>
      </w:r>
      <w:proofErr w:type="gramStart"/>
      <w:r w:rsidR="008C074F">
        <w:rPr>
          <w:rFonts w:ascii="Times New Roman" w:hAnsi="Times New Roman" w:cs="Times New Roman"/>
          <w:sz w:val="24"/>
          <w:szCs w:val="24"/>
        </w:rPr>
        <w:t>data</w:t>
      </w:r>
      <w:proofErr w:type="spellEnd"/>
      <w:r w:rsidR="008C074F">
        <w:rPr>
          <w:rFonts w:ascii="Times New Roman" w:hAnsi="Times New Roman" w:cs="Times New Roman"/>
          <w:sz w:val="24"/>
          <w:szCs w:val="24"/>
        </w:rPr>
        <w:t>(</w:t>
      </w:r>
      <w:proofErr w:type="gramEnd"/>
      <w:r w:rsidR="008C074F">
        <w:rPr>
          <w:rFonts w:ascii="Times New Roman" w:hAnsi="Times New Roman" w:cs="Times New Roman"/>
          <w:sz w:val="24"/>
          <w:szCs w:val="24"/>
        </w:rPr>
        <w:t xml:space="preserve">) function was added to assist in reformatting participants answers that were entered as one text string. </w:t>
      </w:r>
      <w:r w:rsidR="00892408">
        <w:rPr>
          <w:rFonts w:ascii="Times New Roman" w:hAnsi="Times New Roman" w:cs="Times New Roman"/>
          <w:sz w:val="24"/>
          <w:szCs w:val="24"/>
        </w:rPr>
        <w:t xml:space="preserve">To convert the </w:t>
      </w:r>
      <w:proofErr w:type="spellStart"/>
      <w:r w:rsidR="00892408">
        <w:rPr>
          <w:rFonts w:ascii="Times New Roman" w:hAnsi="Times New Roman" w:cs="Times New Roman"/>
          <w:sz w:val="24"/>
          <w:szCs w:val="24"/>
        </w:rPr>
        <w:t>wide_data</w:t>
      </w:r>
      <w:proofErr w:type="spellEnd"/>
      <w:r w:rsidR="00892408">
        <w:rPr>
          <w:rFonts w:ascii="Times New Roman" w:hAnsi="Times New Roman" w:cs="Times New Roman"/>
          <w:sz w:val="24"/>
          <w:szCs w:val="24"/>
        </w:rPr>
        <w:t xml:space="preserve">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proofErr w:type="spellStart"/>
      <w:r w:rsidRPr="00B00F2E">
        <w:rPr>
          <w:rFonts w:ascii="Times New Roman" w:hAnsi="Times New Roman" w:cs="Times New Roman"/>
          <w:sz w:val="24"/>
          <w:szCs w:val="24"/>
        </w:rPr>
        <w:t>DF_long</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arrange_</w:t>
      </w:r>
      <w:proofErr w:type="gramStart"/>
      <w:r w:rsidRPr="00B00F2E">
        <w:rPr>
          <w:rFonts w:ascii="Times New Roman" w:hAnsi="Times New Roman" w:cs="Times New Roman"/>
          <w:sz w:val="24"/>
          <w:szCs w:val="24"/>
        </w:rPr>
        <w:t>data</w:t>
      </w:r>
      <w:proofErr w:type="spellEnd"/>
      <w:r w:rsidRPr="00B00F2E">
        <w:rPr>
          <w:rFonts w:ascii="Times New Roman" w:hAnsi="Times New Roman" w:cs="Times New Roman"/>
          <w:sz w:val="24"/>
          <w:szCs w:val="24"/>
        </w:rPr>
        <w:t>(</w:t>
      </w:r>
      <w:proofErr w:type="gram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wide_data</w:t>
      </w:r>
      <w:proofErr w:type="spellEnd"/>
      <w:r w:rsidRPr="00B00F2E">
        <w:rPr>
          <w:rFonts w:ascii="Times New Roman" w:hAnsi="Times New Roman" w:cs="Times New Roman"/>
          <w:sz w:val="24"/>
          <w:szCs w:val="24"/>
        </w:rPr>
        <w:t>,</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C074F" w:rsidRPr="00B00F2E">
        <w:rPr>
          <w:rFonts w:ascii="Times New Roman" w:hAnsi="Times New Roman" w:cs="Times New Roman"/>
          <w:sz w:val="24"/>
          <w:szCs w:val="24"/>
        </w:rPr>
        <w:t>sep</w:t>
      </w:r>
      <w:proofErr w:type="spellEnd"/>
      <w:r w:rsidR="008C074F" w:rsidRPr="00B00F2E">
        <w:rPr>
          <w:rFonts w:ascii="Times New Roman" w:hAnsi="Times New Roman" w:cs="Times New Roman"/>
          <w:sz w:val="24"/>
          <w:szCs w:val="24"/>
        </w:rPr>
        <w:t xml:space="preserve">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 xml:space="preserve">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 xml:space="preserve">Our new </w:t>
      </w:r>
      <w:proofErr w:type="spellStart"/>
      <w:r w:rsidR="00CD76AA">
        <w:rPr>
          <w:rFonts w:ascii="Times New Roman" w:hAnsi="Times New Roman" w:cs="Times New Roman"/>
          <w:sz w:val="24"/>
          <w:szCs w:val="24"/>
        </w:rPr>
        <w:t>dataframe</w:t>
      </w:r>
      <w:proofErr w:type="spellEnd"/>
      <w:r w:rsidR="00CD76AA">
        <w:rPr>
          <w:rFonts w:ascii="Times New Roman" w:hAnsi="Times New Roman" w:cs="Times New Roman"/>
          <w:sz w:val="24"/>
          <w:szCs w:val="24"/>
        </w:rPr>
        <w:t xml:space="preserve"> </w:t>
      </w:r>
      <w:proofErr w:type="spellStart"/>
      <w:r w:rsidR="00CD76AA">
        <w:rPr>
          <w:rFonts w:ascii="Times New Roman" w:hAnsi="Times New Roman" w:cs="Times New Roman"/>
          <w:sz w:val="24"/>
          <w:szCs w:val="24"/>
        </w:rPr>
        <w:t>DF_long</w:t>
      </w:r>
      <w:proofErr w:type="spellEnd"/>
      <w:r w:rsidR="00CD76AA">
        <w:rPr>
          <w:rFonts w:ascii="Times New Roman" w:hAnsi="Times New Roman" w:cs="Times New Roman"/>
          <w:sz w:val="24"/>
          <w:szCs w:val="24"/>
        </w:rPr>
        <w:t xml:space="preserve">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 xml:space="preserve">&gt; </w:t>
      </w:r>
      <w:proofErr w:type="gramStart"/>
      <w:r w:rsidRPr="00CD76AA">
        <w:rPr>
          <w:rFonts w:ascii="Times New Roman" w:hAnsi="Times New Roman" w:cs="Times New Roman"/>
          <w:sz w:val="24"/>
          <w:szCs w:val="24"/>
        </w:rPr>
        <w:t>head(</w:t>
      </w:r>
      <w:proofErr w:type="spellStart"/>
      <w:proofErr w:type="gramEnd"/>
      <w:r w:rsidRPr="00CD76AA">
        <w:rPr>
          <w:rFonts w:ascii="Times New Roman" w:hAnsi="Times New Roman" w:cs="Times New Roman"/>
          <w:sz w:val="24"/>
          <w:szCs w:val="24"/>
        </w:rPr>
        <w:t>DF_long</w:t>
      </w:r>
      <w:proofErr w:type="spellEnd"/>
      <w:r w:rsidRPr="00CD76AA">
        <w:rPr>
          <w:rFonts w:ascii="Times New Roman" w:hAnsi="Times New Roman" w:cs="Times New Roman"/>
          <w:sz w:val="24"/>
          <w:szCs w:val="24"/>
        </w:rPr>
        <w:t>)</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w:t>
      </w:r>
      <w:proofErr w:type="spellStart"/>
      <w:r w:rsidRPr="00CD76AA">
        <w:rPr>
          <w:rFonts w:ascii="Courier New" w:hAnsi="Courier New" w:cs="Courier New"/>
          <w:sz w:val="16"/>
          <w:szCs w:val="16"/>
        </w:rPr>
        <w:t>Disease.Condition</w:t>
      </w:r>
      <w:proofErr w:type="spellEnd"/>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3      </w:t>
      </w:r>
      <w:proofErr w:type="gramStart"/>
      <w:r w:rsidRPr="00CD76AA">
        <w:rPr>
          <w:rFonts w:ascii="Courier New" w:hAnsi="Courier New" w:cs="Courier New"/>
          <w:sz w:val="16"/>
          <w:szCs w:val="16"/>
        </w:rPr>
        <w:t>1  clothes</w:t>
      </w:r>
      <w:proofErr w:type="gramEnd"/>
      <w:r w:rsidRPr="00CD76AA">
        <w:rPr>
          <w:rFonts w:ascii="Courier New" w:hAnsi="Courier New" w:cs="Courier New"/>
          <w:sz w:val="16"/>
          <w:szCs w:val="16"/>
        </w:rPr>
        <w:t xml:space="preserve">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4      1   </w:t>
      </w:r>
      <w:proofErr w:type="spellStart"/>
      <w:r w:rsidRPr="00CD76AA">
        <w:rPr>
          <w:rFonts w:ascii="Courier New" w:hAnsi="Courier New" w:cs="Courier New"/>
          <w:sz w:val="16"/>
          <w:szCs w:val="16"/>
        </w:rPr>
        <w:t>flowrs</w:t>
      </w:r>
      <w:proofErr w:type="spellEnd"/>
      <w:r w:rsidRPr="00CD76AA">
        <w:rPr>
          <w:rFonts w:ascii="Courier New" w:hAnsi="Courier New" w:cs="Courier New"/>
          <w:sz w:val="16"/>
          <w:szCs w:val="16"/>
        </w:rPr>
        <w:t xml:space="preserve">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5      </w:t>
      </w:r>
      <w:proofErr w:type="gramStart"/>
      <w:r w:rsidRPr="00CD76AA">
        <w:rPr>
          <w:rFonts w:ascii="Courier New" w:hAnsi="Courier New" w:cs="Courier New"/>
          <w:sz w:val="16"/>
          <w:szCs w:val="16"/>
        </w:rPr>
        <w:t>1  glasses</w:t>
      </w:r>
      <w:proofErr w:type="gramEnd"/>
      <w:r w:rsidRPr="00CD76AA">
        <w:rPr>
          <w:rFonts w:ascii="Courier New" w:hAnsi="Courier New" w:cs="Courier New"/>
          <w:sz w:val="16"/>
          <w:szCs w:val="16"/>
        </w:rPr>
        <w:t xml:space="preserve">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2BE9DFF8" w14:textId="05E74710" w:rsidR="00EA3923" w:rsidRDefault="00CD76AA"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as long as they have a one-to-one match with the participant ID. </w:t>
      </w:r>
      <w:r w:rsidR="00E8313F">
        <w:rPr>
          <w:rFonts w:ascii="Times New Roman" w:hAnsi="Times New Roman" w:cs="Times New Roman"/>
          <w:sz w:val="24"/>
          <w:szCs w:val="24"/>
        </w:rPr>
        <w:t xml:space="preserve">In this example, the </w:t>
      </w:r>
      <w:proofErr w:type="spellStart"/>
      <w:r w:rsidR="00E8313F">
        <w:rPr>
          <w:rFonts w:ascii="Times New Roman" w:hAnsi="Times New Roman" w:cs="Times New Roman"/>
          <w:sz w:val="24"/>
          <w:szCs w:val="24"/>
        </w:rPr>
        <w:t>Disease.Condition</w:t>
      </w:r>
      <w:proofErr w:type="spellEnd"/>
      <w:r w:rsidR="00E8313F">
        <w:rPr>
          <w:rFonts w:ascii="Times New Roman" w:hAnsi="Times New Roman" w:cs="Times New Roman"/>
          <w:sz w:val="24"/>
          <w:szCs w:val="24"/>
        </w:rPr>
        <w:t xml:space="preserve"> variable is included because each participant was only assigned into one of the groups. If there are multiple trials or conditions for free responses, they should be separated into different data frames and this process repeated for each trial-answer key pairing. </w:t>
      </w:r>
    </w:p>
    <w:p w14:paraId="6E83CB52" w14:textId="77777777" w:rsidR="00EA3923" w:rsidRDefault="00EA3923" w:rsidP="00CB29F8">
      <w:pPr>
        <w:spacing w:after="0" w:line="480" w:lineRule="auto"/>
        <w:rPr>
          <w:rFonts w:ascii="Times New Roman" w:hAnsi="Times New Roman" w:cs="Times New Roman"/>
          <w:sz w:val="24"/>
          <w:szCs w:val="24"/>
        </w:rPr>
      </w:pP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w:t>
      </w:r>
      <w:proofErr w:type="gramStart"/>
      <w:r w:rsidR="00C27FA2">
        <w:rPr>
          <w:rFonts w:ascii="Times New Roman" w:hAnsi="Times New Roman" w:cs="Times New Roman"/>
          <w:sz w:val="24"/>
          <w:szCs w:val="24"/>
        </w:rPr>
        <w:t>c(</w:t>
      </w:r>
      <w:proofErr w:type="gramEnd"/>
      <w:r w:rsidR="00C27FA2">
        <w:rPr>
          <w:rFonts w:ascii="Times New Roman" w:hAnsi="Times New Roman" w:cs="Times New Roman"/>
          <w:sz w:val="24"/>
          <w:szCs w:val="24"/>
        </w:rPr>
        <w:t xml:space="preserve">).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w:t>
      </w:r>
      <w:proofErr w:type="spellStart"/>
      <w:r w:rsidRPr="00EA3923">
        <w:rPr>
          <w:rFonts w:ascii="Times New Roman" w:hAnsi="Times New Roman" w:cs="Times New Roman"/>
          <w:sz w:val="24"/>
          <w:szCs w:val="24"/>
        </w:rPr>
        <w:t>answer_key_free</w:t>
      </w:r>
      <w:proofErr w:type="spellEnd"/>
      <w:r w:rsidRPr="00EA3923">
        <w:rPr>
          <w:rFonts w:ascii="Times New Roman" w:hAnsi="Times New Roman" w:cs="Times New Roman"/>
          <w:sz w:val="24"/>
          <w:szCs w:val="24"/>
        </w:rPr>
        <w:t>)</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w:t>
      </w:r>
      <w:proofErr w:type="spellStart"/>
      <w:r w:rsidRPr="00EA3923">
        <w:rPr>
          <w:rFonts w:ascii="Courier New" w:hAnsi="Courier New" w:cs="Courier New"/>
          <w:sz w:val="16"/>
          <w:szCs w:val="16"/>
        </w:rPr>
        <w:t>Answer_Key</w:t>
      </w:r>
      <w:proofErr w:type="spellEnd"/>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2     </w:t>
      </w:r>
      <w:proofErr w:type="gramStart"/>
      <w:r w:rsidRPr="00EA3923">
        <w:rPr>
          <w:rFonts w:ascii="Courier New" w:hAnsi="Courier New" w:cs="Courier New"/>
          <w:sz w:val="16"/>
          <w:szCs w:val="16"/>
        </w:rPr>
        <w:t>basket</w:t>
      </w:r>
      <w:proofErr w:type="gramEnd"/>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4    </w:t>
      </w:r>
      <w:proofErr w:type="gramStart"/>
      <w:r w:rsidRPr="00EA3923">
        <w:rPr>
          <w:rFonts w:ascii="Courier New" w:hAnsi="Courier New" w:cs="Courier New"/>
          <w:sz w:val="16"/>
          <w:szCs w:val="16"/>
        </w:rPr>
        <w:t>blanket</w:t>
      </w:r>
      <w:proofErr w:type="gramEnd"/>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w:t>
      </w:r>
      <w:proofErr w:type="spellStart"/>
      <w:r>
        <w:rPr>
          <w:rFonts w:ascii="Times New Roman" w:hAnsi="Times New Roman" w:cs="Times New Roman"/>
          <w:sz w:val="24"/>
          <w:szCs w:val="24"/>
        </w:rPr>
        <w:t>prop_correct_</w:t>
      </w:r>
      <w:proofErr w:type="gramStart"/>
      <w:r>
        <w:rPr>
          <w:rFonts w:ascii="Times New Roman" w:hAnsi="Times New Roman" w:cs="Times New Roman"/>
          <w:sz w:val="24"/>
          <w:szCs w:val="24"/>
        </w:rPr>
        <w:t>free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w:t>
      </w:r>
      <w:proofErr w:type="gramStart"/>
      <w:r w:rsidRPr="00B00F2E">
        <w:rPr>
          <w:rFonts w:ascii="Times New Roman" w:hAnsi="Times New Roman" w:cs="Times New Roman"/>
          <w:sz w:val="24"/>
          <w:szCs w:val="24"/>
        </w:rPr>
        <w:t>free</w:t>
      </w:r>
      <w:proofErr w:type="spellEnd"/>
      <w:r w:rsidRPr="00B00F2E">
        <w:rPr>
          <w:rFonts w:ascii="Times New Roman" w:hAnsi="Times New Roman" w:cs="Times New Roman"/>
          <w:sz w:val="24"/>
          <w:szCs w:val="24"/>
        </w:rPr>
        <w:t>(</w:t>
      </w:r>
      <w:proofErr w:type="gram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DF_long</w:t>
      </w:r>
      <w:proofErr w:type="spellEnd"/>
      <w:r w:rsidRPr="00B00F2E">
        <w:rPr>
          <w:rFonts w:ascii="Times New Roman" w:hAnsi="Times New Roman" w:cs="Times New Roman"/>
          <w:sz w:val="24"/>
          <w:szCs w:val="24"/>
        </w:rPr>
        <w:t>,</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proofErr w:type="spellStart"/>
      <w:r w:rsidR="004057E5" w:rsidRPr="00B00F2E">
        <w:rPr>
          <w:rFonts w:ascii="Times New Roman" w:hAnsi="Times New Roman" w:cs="Times New Roman"/>
          <w:sz w:val="24"/>
          <w:szCs w:val="24"/>
        </w:rPr>
        <w:t>answer_key_free$Answer_Key</w:t>
      </w:r>
      <w:proofErr w:type="spellEnd"/>
      <w:r w:rsidR="004057E5" w:rsidRPr="00B00F2E">
        <w:rPr>
          <w:rFonts w:ascii="Times New Roman" w:hAnsi="Times New Roman" w:cs="Times New Roman"/>
          <w:sz w:val="24"/>
          <w:szCs w:val="24"/>
        </w:rPr>
        <w:t>,</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w:t>
      </w:r>
      <w:proofErr w:type="spellStart"/>
      <w:r w:rsidR="004057E5" w:rsidRPr="00B00F2E">
        <w:rPr>
          <w:rFonts w:ascii="Times New Roman" w:hAnsi="Times New Roman" w:cs="Times New Roman"/>
          <w:sz w:val="24"/>
          <w:szCs w:val="24"/>
        </w:rPr>
        <w:t>Disease.Condition</w:t>
      </w:r>
      <w:proofErr w:type="spellEnd"/>
      <w:r w:rsidR="004057E5" w:rsidRPr="00B00F2E">
        <w:rPr>
          <w:rFonts w:ascii="Times New Roman" w:hAnsi="Times New Roman" w:cs="Times New Roman"/>
          <w:sz w:val="24"/>
          <w:szCs w:val="24"/>
        </w:rPr>
        <w:t>")</w:t>
      </w:r>
    </w:p>
    <w:p w14:paraId="4174FBFC" w14:textId="1493948E"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w:t>
      </w:r>
      <w:r w:rsidR="00EE0886">
        <w:rPr>
          <w:rFonts w:ascii="Times New Roman" w:hAnsi="Times New Roman" w:cs="Times New Roman"/>
          <w:sz w:val="24"/>
          <w:szCs w:val="24"/>
        </w:rPr>
        <w:lastRenderedPageBreak/>
        <w:t xml:space="preserve">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proofErr w:type="spellStart"/>
      <w:r w:rsidR="00725977" w:rsidRPr="007E59F0">
        <w:rPr>
          <w:rFonts w:ascii="Times New Roman" w:hAnsi="Times New Roman" w:cs="Times New Roman"/>
          <w:sz w:val="24"/>
          <w:szCs w:val="24"/>
        </w:rPr>
        <w:t>Levenshtein</w:t>
      </w:r>
      <w:proofErr w:type="spellEnd"/>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w:t>
      </w:r>
      <w:proofErr w:type="spellStart"/>
      <w:r w:rsidR="00725977" w:rsidRPr="00C526AD">
        <w:rPr>
          <w:rFonts w:ascii="Times New Roman" w:hAnsi="Times New Roman" w:cs="Times New Roman"/>
          <w:sz w:val="24"/>
          <w:szCs w:val="24"/>
        </w:rPr>
        <w:t>Levenshtein</w:t>
      </w:r>
      <w:proofErr w:type="spellEnd"/>
      <w:r w:rsidR="00725977" w:rsidRPr="00C526AD">
        <w:rPr>
          <w:rFonts w:ascii="Times New Roman" w:hAnsi="Times New Roman" w:cs="Times New Roman"/>
          <w:sz w:val="24"/>
          <w:szCs w:val="24"/>
        </w:rPr>
        <w:t>,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a distance of 1,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w:t>
      </w:r>
      <w:proofErr w:type="spellStart"/>
      <w:r w:rsidR="00725977">
        <w:rPr>
          <w:rFonts w:ascii="Times New Roman" w:hAnsi="Times New Roman" w:cs="Times New Roman"/>
          <w:sz w:val="24"/>
          <w:szCs w:val="24"/>
        </w:rPr>
        <w:t>Levenshtein</w:t>
      </w:r>
      <w:proofErr w:type="spellEnd"/>
      <w:r w:rsidR="00725977">
        <w:rPr>
          <w:rFonts w:ascii="Times New Roman" w:hAnsi="Times New Roman" w:cs="Times New Roman"/>
          <w:sz w:val="24"/>
          <w:szCs w:val="24"/>
        </w:rPr>
        <w:t xml:space="preserve">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w:t>
      </w:r>
      <w:proofErr w:type="spellStart"/>
      <w:r w:rsidR="00725977">
        <w:rPr>
          <w:rFonts w:ascii="Times New Roman" w:hAnsi="Times New Roman" w:cs="Times New Roman"/>
          <w:sz w:val="24"/>
          <w:szCs w:val="24"/>
        </w:rPr>
        <w:t>Levenshtein</w:t>
      </w:r>
      <w:proofErr w:type="spellEnd"/>
      <w:r w:rsidR="00725977">
        <w:rPr>
          <w:rFonts w:ascii="Times New Roman" w:hAnsi="Times New Roman" w:cs="Times New Roman"/>
          <w:sz w:val="24"/>
          <w:szCs w:val="24"/>
        </w:rPr>
        <w:t xml:space="preserve"> distance score of 3. In this example, we have selected a cutoff score of 1 to denote one character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Pfr</w:t>
      </w:r>
      <w:proofErr w:type="spellEnd"/>
    </w:p>
    <w:p w14:paraId="5C598327" w14:textId="77777777" w:rsidR="004057E5" w:rsidRPr="00B00F2E" w:rsidRDefault="004057E5" w:rsidP="004057E5">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crp</w:t>
      </w:r>
      <w:proofErr w:type="spellEnd"/>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ins w:id="89" w:author="Erin M. Buchanan" w:date="2020-12-22T14:01:00Z"/>
          <w:rFonts w:ascii="Times New Roman" w:hAnsi="Times New Roman" w:cs="Times New Roman"/>
          <w:b/>
          <w:bCs/>
          <w:sz w:val="24"/>
          <w:szCs w:val="24"/>
        </w:rPr>
      </w:pPr>
      <w:ins w:id="90" w:author="Erin M. Buchanan" w:date="2020-12-21T20:51:00Z">
        <w:r>
          <w:rPr>
            <w:rFonts w:ascii="Times New Roman" w:hAnsi="Times New Roman" w:cs="Times New Roman"/>
            <w:b/>
            <w:bCs/>
            <w:sz w:val="24"/>
            <w:szCs w:val="24"/>
          </w:rPr>
          <w:lastRenderedPageBreak/>
          <w:t>Example: Cued Recall</w:t>
        </w:r>
      </w:ins>
    </w:p>
    <w:p w14:paraId="53E3DCBF" w14:textId="3204059D" w:rsidR="00BF0906" w:rsidRDefault="004057E5" w:rsidP="00565D86">
      <w:pPr>
        <w:spacing w:after="0" w:line="480" w:lineRule="auto"/>
        <w:rPr>
          <w:ins w:id="91" w:author="Erin M. Buchanan" w:date="2020-12-21T20:53:00Z"/>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w:t>
      </w:r>
      <w:proofErr w:type="spellStart"/>
      <w:r w:rsidRPr="00B00F2E">
        <w:rPr>
          <w:rFonts w:ascii="Times New Roman" w:hAnsi="Times New Roman" w:cs="Times New Roman"/>
          <w:sz w:val="24"/>
          <w:szCs w:val="24"/>
        </w:rPr>
        <w:t>cued_data</w:t>
      </w:r>
      <w:proofErr w:type="spellEnd"/>
      <w:r w:rsidRPr="00B00F2E">
        <w:rPr>
          <w:rFonts w:ascii="Times New Roman" w:hAnsi="Times New Roman" w:cs="Times New Roman"/>
          <w:sz w:val="24"/>
          <w:szCs w:val="24"/>
        </w:rPr>
        <w:t>)</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w:t>
      </w:r>
      <w:proofErr w:type="gramStart"/>
      <w:r w:rsidRPr="00B00F2E">
        <w:rPr>
          <w:rFonts w:ascii="Times New Roman" w:hAnsi="Times New Roman" w:cs="Times New Roman"/>
          <w:sz w:val="24"/>
          <w:szCs w:val="24"/>
        </w:rPr>
        <w:t>cued</w:t>
      </w:r>
      <w:proofErr w:type="spellEnd"/>
      <w:r w:rsidRPr="00B00F2E">
        <w:rPr>
          <w:rFonts w:ascii="Times New Roman" w:hAnsi="Times New Roman" w:cs="Times New Roman"/>
          <w:sz w:val="24"/>
          <w:szCs w:val="24"/>
        </w:rPr>
        <w:t>(</w:t>
      </w:r>
      <w:proofErr w:type="gram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cued_data</w:t>
      </w:r>
      <w:proofErr w:type="spellEnd"/>
      <w:r w:rsidRPr="00B00F2E">
        <w:rPr>
          <w:rFonts w:ascii="Times New Roman" w:hAnsi="Times New Roman" w:cs="Times New Roman"/>
          <w:sz w:val="24"/>
          <w:szCs w:val="24"/>
        </w:rPr>
        <w:t>,</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responses</w:t>
      </w:r>
      <w:proofErr w:type="gramEnd"/>
      <w:r w:rsidRPr="00B00F2E">
        <w:rPr>
          <w:rFonts w:ascii="Times New Roman" w:hAnsi="Times New Roman" w:cs="Times New Roman"/>
          <w:sz w:val="24"/>
          <w:szCs w:val="24"/>
        </w:rPr>
        <w:t xml:space="preserve">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key</w:t>
      </w:r>
      <w:proofErr w:type="gramEnd"/>
      <w:r w:rsidRPr="00B00F2E">
        <w:rPr>
          <w:rFonts w:ascii="Times New Roman" w:hAnsi="Times New Roman" w:cs="Times New Roman"/>
          <w:sz w:val="24"/>
          <w:szCs w:val="24"/>
        </w:rPr>
        <w:t xml:space="preserve">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key</w:t>
      </w:r>
      <w:proofErr w:type="gramEnd"/>
      <w:r w:rsidRPr="00B00F2E">
        <w:rPr>
          <w:rFonts w:ascii="Times New Roman" w:hAnsi="Times New Roman" w:cs="Times New Roman"/>
          <w:sz w:val="24"/>
          <w:szCs w:val="24"/>
        </w:rPr>
        <w:t>.trial</w:t>
      </w:r>
      <w:proofErr w:type="spellEnd"/>
      <w:r w:rsidRPr="00B00F2E">
        <w:rPr>
          <w:rFonts w:ascii="Times New Roman" w:hAnsi="Times New Roman" w:cs="Times New Roman"/>
          <w:sz w:val="24"/>
          <w:szCs w:val="24"/>
        </w:rPr>
        <w:t xml:space="preserve">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id</w:t>
      </w:r>
      <w:proofErr w:type="gramEnd"/>
      <w:r w:rsidRPr="00B00F2E">
        <w:rPr>
          <w:rFonts w:ascii="Times New Roman" w:hAnsi="Times New Roman" w:cs="Times New Roman"/>
          <w:sz w:val="24"/>
          <w:szCs w:val="24"/>
        </w:rPr>
        <w:t xml:space="preserve">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id</w:t>
      </w:r>
      <w:proofErr w:type="gramEnd"/>
      <w:r w:rsidRPr="00B00F2E">
        <w:rPr>
          <w:rFonts w:ascii="Times New Roman" w:hAnsi="Times New Roman" w:cs="Times New Roman"/>
          <w:sz w:val="24"/>
          <w:szCs w:val="24"/>
        </w:rPr>
        <w:t>.trial</w:t>
      </w:r>
      <w:proofErr w:type="spellEnd"/>
      <w:r w:rsidRPr="00B00F2E">
        <w:rPr>
          <w:rFonts w:ascii="Times New Roman" w:hAnsi="Times New Roman" w:cs="Times New Roman"/>
          <w:sz w:val="24"/>
          <w:szCs w:val="24"/>
        </w:rPr>
        <w:t xml:space="preserve">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cutoff</w:t>
      </w:r>
      <w:proofErr w:type="gramEnd"/>
      <w:r w:rsidRPr="00B00F2E">
        <w:rPr>
          <w:rFonts w:ascii="Times New Roman" w:hAnsi="Times New Roman" w:cs="Times New Roman"/>
          <w:sz w:val="24"/>
          <w:szCs w:val="24"/>
        </w:rPr>
        <w:t xml:space="preserve">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flag</w:t>
      </w:r>
      <w:proofErr w:type="gramEnd"/>
      <w:r w:rsidRPr="00B00F2E">
        <w:rPr>
          <w:rFonts w:ascii="Times New Roman" w:hAnsi="Times New Roman" w:cs="Times New Roman"/>
          <w:sz w:val="24"/>
          <w:szCs w:val="24"/>
        </w:rPr>
        <w:t xml:space="preserve">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group.by</w:t>
      </w:r>
      <w:proofErr w:type="gramEnd"/>
      <w:r w:rsidRPr="00B00F2E">
        <w:rPr>
          <w:rFonts w:ascii="Times New Roman" w:hAnsi="Times New Roman" w:cs="Times New Roman"/>
          <w:sz w:val="24"/>
          <w:szCs w:val="24"/>
        </w:rPr>
        <w:t xml:space="preserve">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4A5953C6" w14:textId="3C293744" w:rsidR="004D29B9" w:rsidRPr="00B00F2E" w:rsidRDefault="00B00F2E" w:rsidP="00B00F2E">
      <w:pPr>
        <w:spacing w:after="0" w:line="480" w:lineRule="auto"/>
        <w:rPr>
          <w:ins w:id="92" w:author="Erin M. Buchanan" w:date="2020-12-21T20:51:00Z"/>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ins w:id="93" w:author="Erin M. Buchanan" w:date="2020-12-21T20:51:00Z"/>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ins w:id="94" w:author="Erin M. Buchanan" w:date="2020-12-21T20:51:00Z">
        <w:r>
          <w:rPr>
            <w:rFonts w:ascii="Times New Roman" w:hAnsi="Times New Roman" w:cs="Times New Roman"/>
            <w:b/>
            <w:bCs/>
            <w:sz w:val="24"/>
            <w:szCs w:val="24"/>
          </w:rPr>
          <w:t xml:space="preserve">Example: Sentence Recall </w:t>
        </w:r>
      </w:ins>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lastRenderedPageBreak/>
        <w:t>#' data(</w:t>
      </w:r>
      <w:proofErr w:type="spellStart"/>
      <w:r w:rsidRPr="00B00F2E">
        <w:rPr>
          <w:rFonts w:ascii="Times New Roman" w:hAnsi="Times New Roman" w:cs="Times New Roman"/>
          <w:sz w:val="24"/>
          <w:szCs w:val="24"/>
        </w:rPr>
        <w:t>sentence_data</w:t>
      </w:r>
      <w:proofErr w:type="spellEnd"/>
      <w:r w:rsidRPr="00B00F2E">
        <w:rPr>
          <w:rFonts w:ascii="Times New Roman" w:hAnsi="Times New Roman" w:cs="Times New Roman"/>
          <w:sz w:val="24"/>
          <w:szCs w:val="24"/>
        </w:rPr>
        <w:t>)</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w:t>
      </w:r>
      <w:proofErr w:type="gramStart"/>
      <w:r w:rsidRPr="00B00F2E">
        <w:rPr>
          <w:rFonts w:ascii="Times New Roman" w:hAnsi="Times New Roman" w:cs="Times New Roman"/>
          <w:sz w:val="24"/>
          <w:szCs w:val="24"/>
        </w:rPr>
        <w:t>sentence</w:t>
      </w:r>
      <w:proofErr w:type="spellEnd"/>
      <w:r w:rsidRPr="00B00F2E">
        <w:rPr>
          <w:rFonts w:ascii="Times New Roman" w:hAnsi="Times New Roman" w:cs="Times New Roman"/>
          <w:sz w:val="24"/>
          <w:szCs w:val="24"/>
        </w:rPr>
        <w:t>(</w:t>
      </w:r>
      <w:proofErr w:type="gram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sentence_data</w:t>
      </w:r>
      <w:proofErr w:type="spellEnd"/>
      <w:r w:rsidRPr="00B00F2E">
        <w:rPr>
          <w:rFonts w:ascii="Times New Roman" w:hAnsi="Times New Roman" w:cs="Times New Roman"/>
          <w:sz w:val="24"/>
          <w:szCs w:val="24"/>
        </w:rPr>
        <w:t>,</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responses</w:t>
      </w:r>
      <w:proofErr w:type="gramEnd"/>
      <w:r w:rsidRPr="00B00F2E">
        <w:rPr>
          <w:rFonts w:ascii="Times New Roman" w:hAnsi="Times New Roman" w:cs="Times New Roman"/>
          <w:sz w:val="24"/>
          <w:szCs w:val="24"/>
        </w:rPr>
        <w:t xml:space="preserve">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key</w:t>
      </w:r>
      <w:proofErr w:type="gramEnd"/>
      <w:r w:rsidRPr="00B00F2E">
        <w:rPr>
          <w:rFonts w:ascii="Times New Roman" w:hAnsi="Times New Roman" w:cs="Times New Roman"/>
          <w:sz w:val="24"/>
          <w:szCs w:val="24"/>
        </w:rPr>
        <w:t xml:space="preserve">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key</w:t>
      </w:r>
      <w:proofErr w:type="gramEnd"/>
      <w:r w:rsidRPr="00B00F2E">
        <w:rPr>
          <w:rFonts w:ascii="Times New Roman" w:hAnsi="Times New Roman" w:cs="Times New Roman"/>
          <w:sz w:val="24"/>
          <w:szCs w:val="24"/>
        </w:rPr>
        <w:t>.trial</w:t>
      </w:r>
      <w:proofErr w:type="spellEnd"/>
      <w:r w:rsidRPr="00B00F2E">
        <w:rPr>
          <w:rFonts w:ascii="Times New Roman" w:hAnsi="Times New Roman" w:cs="Times New Roman"/>
          <w:sz w:val="24"/>
          <w:szCs w:val="24"/>
        </w:rPr>
        <w:t xml:space="preserve">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id</w:t>
      </w:r>
      <w:proofErr w:type="gramEnd"/>
      <w:r w:rsidRPr="00B00F2E">
        <w:rPr>
          <w:rFonts w:ascii="Times New Roman" w:hAnsi="Times New Roman" w:cs="Times New Roman"/>
          <w:sz w:val="24"/>
          <w:szCs w:val="24"/>
        </w:rPr>
        <w:t xml:space="preserve">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id</w:t>
      </w:r>
      <w:proofErr w:type="gramEnd"/>
      <w:r w:rsidRPr="00B00F2E">
        <w:rPr>
          <w:rFonts w:ascii="Times New Roman" w:hAnsi="Times New Roman" w:cs="Times New Roman"/>
          <w:sz w:val="24"/>
          <w:szCs w:val="24"/>
        </w:rPr>
        <w:t>.trial</w:t>
      </w:r>
      <w:proofErr w:type="spellEnd"/>
      <w:r w:rsidRPr="00B00F2E">
        <w:rPr>
          <w:rFonts w:ascii="Times New Roman" w:hAnsi="Times New Roman" w:cs="Times New Roman"/>
          <w:sz w:val="24"/>
          <w:szCs w:val="24"/>
        </w:rPr>
        <w:t xml:space="preserve">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cutoff</w:t>
      </w:r>
      <w:proofErr w:type="gramEnd"/>
      <w:r w:rsidRPr="00B00F2E">
        <w:rPr>
          <w:rFonts w:ascii="Times New Roman" w:hAnsi="Times New Roman" w:cs="Times New Roman"/>
          <w:sz w:val="24"/>
          <w:szCs w:val="24"/>
        </w:rPr>
        <w:t xml:space="preserve">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flag</w:t>
      </w:r>
      <w:proofErr w:type="gramEnd"/>
      <w:r w:rsidRPr="00B00F2E">
        <w:rPr>
          <w:rFonts w:ascii="Times New Roman" w:hAnsi="Times New Roman" w:cs="Times New Roman"/>
          <w:sz w:val="24"/>
          <w:szCs w:val="24"/>
        </w:rPr>
        <w:t xml:space="preserve">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group.by</w:t>
      </w:r>
      <w:proofErr w:type="gramEnd"/>
      <w:r w:rsidRPr="00B00F2E">
        <w:rPr>
          <w:rFonts w:ascii="Times New Roman" w:hAnsi="Times New Roman" w:cs="Times New Roman"/>
          <w:sz w:val="24"/>
          <w:szCs w:val="24"/>
        </w:rPr>
        <w:t xml:space="preserve">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token</w:t>
      </w:r>
      <w:proofErr w:type="gramEnd"/>
      <w:r w:rsidRPr="00B00F2E">
        <w:rPr>
          <w:rFonts w:ascii="Times New Roman" w:hAnsi="Times New Roman" w:cs="Times New Roman"/>
          <w:sz w:val="24"/>
          <w:szCs w:val="24"/>
        </w:rPr>
        <w:t>.split</w:t>
      </w:r>
      <w:proofErr w:type="spellEnd"/>
      <w:r w:rsidRPr="00B00F2E">
        <w:rPr>
          <w:rFonts w:ascii="Times New Roman" w:hAnsi="Times New Roman" w:cs="Times New Roman"/>
          <w:sz w:val="24"/>
          <w:szCs w:val="24"/>
        </w:rPr>
        <w:t xml:space="preserve">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95" w:name="_Hlk46567981"/>
      <w:proofErr w:type="spellStart"/>
      <w:r w:rsidR="007103E7" w:rsidRPr="008F50E6">
        <w:rPr>
          <w:rFonts w:ascii="Courier New" w:hAnsi="Courier New" w:cs="Courier New"/>
          <w:sz w:val="20"/>
          <w:szCs w:val="20"/>
        </w:rPr>
        <w:t>score_</w:t>
      </w:r>
      <w:proofErr w:type="gramStart"/>
      <w:r w:rsidR="007103E7" w:rsidRPr="008F50E6">
        <w:rPr>
          <w:rFonts w:ascii="Courier New" w:hAnsi="Courier New" w:cs="Courier New"/>
          <w:sz w:val="20"/>
          <w:szCs w:val="20"/>
        </w:rPr>
        <w:t>recall</w:t>
      </w:r>
      <w:r w:rsidR="007103E7">
        <w:rPr>
          <w:rFonts w:ascii="Courier New" w:hAnsi="Courier New" w:cs="Courier New"/>
          <w:sz w:val="20"/>
          <w:szCs w:val="20"/>
        </w:rPr>
        <w:t>.f</w:t>
      </w:r>
      <w:proofErr w:type="spellEnd"/>
      <w:proofErr w:type="gram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95"/>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96" w:name="_Hlk46567665"/>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96"/>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score_recall</w:t>
      </w:r>
      <w:r w:rsidR="0051501D">
        <w:rPr>
          <w:rFonts w:ascii="Courier New" w:hAnsi="Courier New" w:cs="Courier New"/>
          <w:sz w:val="20"/>
          <w:szCs w:val="20"/>
        </w:rPr>
        <w:t>.f</w:t>
      </w:r>
      <w:proofErr w:type="spell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r w:rsidR="0051501D" w:rsidRPr="0051501D">
        <w:rPr>
          <w:rFonts w:ascii="Courier New" w:hAnsi="Courier New" w:cs="Courier New"/>
          <w:sz w:val="20"/>
          <w:szCs w:val="20"/>
        </w:rPr>
        <w:t>key.length</w:t>
      </w:r>
      <w:proofErr w:type="spell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97" w:name="_Hlk46571844"/>
      <w:proofErr w:type="spellStart"/>
      <w:r w:rsidR="002E55C2" w:rsidRPr="002E55C2">
        <w:rPr>
          <w:rFonts w:ascii="Courier New" w:hAnsi="Courier New" w:cs="Courier New"/>
          <w:sz w:val="20"/>
          <w:szCs w:val="20"/>
        </w:rPr>
        <w:t>sentence_match</w:t>
      </w:r>
      <w:proofErr w:type="spellEnd"/>
      <w:r w:rsidR="002E55C2" w:rsidRPr="002E55C2">
        <w:rPr>
          <w:rFonts w:ascii="Courier New" w:hAnsi="Courier New" w:cs="Courier New"/>
          <w:sz w:val="20"/>
          <w:szCs w:val="20"/>
        </w:rPr>
        <w:t>()</w:t>
      </w:r>
      <w:bookmarkEnd w:id="97"/>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proofErr w:type="spellStart"/>
      <w:r w:rsidR="00153223" w:rsidRPr="002E55C2">
        <w:rPr>
          <w:rFonts w:ascii="Courier New" w:hAnsi="Courier New" w:cs="Courier New"/>
          <w:sz w:val="20"/>
          <w:szCs w:val="20"/>
        </w:rPr>
        <w:t>sentence_</w:t>
      </w:r>
      <w:proofErr w:type="gramStart"/>
      <w:r w:rsidR="00153223" w:rsidRPr="002E55C2">
        <w:rPr>
          <w:rFonts w:ascii="Courier New" w:hAnsi="Courier New" w:cs="Courier New"/>
          <w:sz w:val="20"/>
          <w:szCs w:val="20"/>
        </w:rPr>
        <w:t>match</w:t>
      </w:r>
      <w:proofErr w:type="spellEnd"/>
      <w:r w:rsidR="00153223" w:rsidRPr="002E55C2">
        <w:rPr>
          <w:rFonts w:ascii="Courier New" w:hAnsi="Courier New" w:cs="Courier New"/>
          <w:sz w:val="20"/>
          <w:szCs w:val="20"/>
        </w:rPr>
        <w:t>(</w:t>
      </w:r>
      <w:proofErr w:type="gramEnd"/>
      <w:r w:rsidR="00153223" w:rsidRPr="002E55C2">
        <w:rPr>
          <w:rFonts w:ascii="Courier New" w:hAnsi="Courier New" w:cs="Courier New"/>
          <w:sz w:val="20"/>
          <w:szCs w:val="20"/>
        </w:rPr>
        <w:t>)</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98" w:name="_Hlk46495477"/>
      <w:commentRangeStart w:id="99"/>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99"/>
      <w:r w:rsidR="0087753A">
        <w:rPr>
          <w:rStyle w:val="CommentReference"/>
        </w:rPr>
        <w:commentReference w:id="99"/>
      </w:r>
    </w:p>
    <w:bookmarkEnd w:id="98"/>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w:t>
      </w:r>
      <w:r w:rsidR="008C1E60">
        <w:rPr>
          <w:rFonts w:ascii="Times New Roman" w:hAnsi="Times New Roman" w:cs="Times New Roman"/>
          <w:sz w:val="24"/>
          <w:szCs w:val="24"/>
        </w:rPr>
        <w:lastRenderedPageBreak/>
        <w:t xml:space="preserve">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00"/>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00"/>
      <w:r w:rsidR="00BE5060">
        <w:rPr>
          <w:rStyle w:val="CommentReference"/>
        </w:rPr>
        <w:commentReference w:id="100"/>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proofErr w:type="spellStart"/>
      <w:r w:rsidR="00497C3E" w:rsidRPr="008B49F4">
        <w:rPr>
          <w:rFonts w:ascii="Times New Roman" w:hAnsi="Times New Roman" w:cs="Times New Roman"/>
          <w:sz w:val="24"/>
          <w:szCs w:val="24"/>
        </w:rPr>
        <w:t>Brysbaert</w:t>
      </w:r>
      <w:proofErr w:type="spellEnd"/>
      <w:r w:rsidR="00497C3E" w:rsidRPr="008B49F4">
        <w:rPr>
          <w:rFonts w:ascii="Times New Roman" w:hAnsi="Times New Roman" w:cs="Times New Roman"/>
          <w:sz w:val="24"/>
          <w:szCs w:val="24"/>
        </w:rPr>
        <w:t xml:space="preserve">,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 xml:space="preserve">from being counted as correct (e.g., misspellings where it is </w:t>
      </w:r>
      <w:r w:rsidR="00DF3F7E">
        <w:rPr>
          <w:rFonts w:ascii="Times New Roman" w:hAnsi="Times New Roman" w:cs="Times New Roman"/>
          <w:sz w:val="24"/>
          <w:szCs w:val="24"/>
        </w:rPr>
        <w:lastRenderedPageBreak/>
        <w:t>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were doubled (e.g., “edit” becomes “</w:t>
      </w:r>
      <w:proofErr w:type="spellStart"/>
      <w:r w:rsidR="001214E6">
        <w:rPr>
          <w:rFonts w:ascii="Times New Roman" w:hAnsi="Times New Roman" w:cs="Times New Roman"/>
          <w:sz w:val="24"/>
          <w:szCs w:val="24"/>
        </w:rPr>
        <w:t>editt</w:t>
      </w:r>
      <w:proofErr w:type="spellEnd"/>
      <w:r w:rsidR="001214E6">
        <w:rPr>
          <w:rFonts w:ascii="Times New Roman" w:hAnsi="Times New Roman" w:cs="Times New Roman"/>
          <w:sz w:val="24"/>
          <w:szCs w:val="24"/>
        </w:rPr>
        <w:t xml:space="preserve">”).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w:t>
      </w:r>
      <w:r>
        <w:rPr>
          <w:rFonts w:ascii="Times New Roman" w:hAnsi="Times New Roman" w:cs="Times New Roman"/>
          <w:sz w:val="24"/>
          <w:szCs w:val="24"/>
        </w:rPr>
        <w:lastRenderedPageBreak/>
        <w:t>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w:t>
      </w:r>
    </w:p>
    <w:p w14:paraId="3B206737" w14:textId="1A9BA67F"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01"/>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01"/>
      <w:r w:rsidR="0087753A">
        <w:rPr>
          <w:rStyle w:val="CommentReference"/>
        </w:rPr>
        <w:commentReference w:id="101"/>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02"/>
      <w:r w:rsidR="00226FE2">
        <w:rPr>
          <w:rFonts w:ascii="Times New Roman" w:hAnsi="Times New Roman" w:cs="Times New Roman"/>
          <w:sz w:val="24"/>
          <w:szCs w:val="24"/>
        </w:rPr>
        <w:t>list object</w:t>
      </w:r>
      <w:commentRangeEnd w:id="102"/>
      <w:r w:rsidR="00226FE2">
        <w:rPr>
          <w:rStyle w:val="CommentReference"/>
        </w:rPr>
        <w:commentReference w:id="102"/>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w:t>
      </w:r>
      <w:r w:rsidR="00AC1CB4">
        <w:rPr>
          <w:rFonts w:ascii="Times New Roman" w:hAnsi="Times New Roman" w:cs="Times New Roman"/>
          <w:sz w:val="24"/>
          <w:szCs w:val="24"/>
        </w:rPr>
        <w:lastRenderedPageBreak/>
        <w:t xml:space="preserve">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03" w:name="_Hlk47427413"/>
      <w:r>
        <w:rPr>
          <w:rFonts w:ascii="Times New Roman" w:hAnsi="Times New Roman" w:cs="Times New Roman"/>
          <w:sz w:val="24"/>
          <w:szCs w:val="24"/>
        </w:rPr>
        <w:t>[R CODE]</w:t>
      </w:r>
    </w:p>
    <w:bookmarkEnd w:id="103"/>
    <w:p w14:paraId="4AC4DB02"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scored_cued</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prop_correct_cued</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id.trial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key.trial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scored_cued$DF_Scored</w:t>
      </w:r>
      <w:proofErr w:type="spellEnd"/>
      <w:r w:rsidRPr="004D6A34">
        <w:rPr>
          <w:rFonts w:ascii="Courier New" w:hAnsi="Courier New" w:cs="Courier New"/>
          <w:sz w:val="20"/>
          <w:szCs w:val="20"/>
        </w:rPr>
        <w:t>)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scored_cued$DF_Participant</w:t>
      </w:r>
      <w:proofErr w:type="spellEnd"/>
      <w:r w:rsidRPr="004D6A34">
        <w:rPr>
          <w:rFonts w:ascii="Courier New" w:hAnsi="Courier New" w:cs="Courier New"/>
          <w:sz w:val="20"/>
          <w:szCs w:val="20"/>
        </w:rPr>
        <w: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104"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105"/>
      <w:commentRangeStart w:id="106"/>
      <w:r>
        <w:rPr>
          <w:rFonts w:ascii="Times New Roman" w:hAnsi="Times New Roman" w:cs="Times New Roman"/>
          <w:b/>
          <w:bCs/>
          <w:sz w:val="24"/>
          <w:szCs w:val="24"/>
        </w:rPr>
        <w:t>Materials and Dataset Creation</w:t>
      </w:r>
      <w:commentRangeEnd w:id="105"/>
      <w:r w:rsidR="0019289A">
        <w:rPr>
          <w:rStyle w:val="CommentReference"/>
        </w:rPr>
        <w:commentReference w:id="105"/>
      </w:r>
      <w:commentRangeEnd w:id="106"/>
      <w:r w:rsidR="001C4F9A">
        <w:rPr>
          <w:rStyle w:val="CommentReference"/>
        </w:rPr>
        <w:commentReference w:id="106"/>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 xml:space="preserve">can be </w:t>
      </w:r>
      <w:r w:rsidR="00066B1B">
        <w:rPr>
          <w:rFonts w:ascii="Times New Roman" w:hAnsi="Times New Roman" w:cs="Times New Roman"/>
          <w:sz w:val="24"/>
          <w:szCs w:val="24"/>
        </w:rPr>
        <w:lastRenderedPageBreak/>
        <w:t>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107"/>
      <w:r>
        <w:rPr>
          <w:rFonts w:ascii="Times New Roman" w:hAnsi="Times New Roman" w:cs="Times New Roman"/>
          <w:b/>
          <w:bCs/>
          <w:sz w:val="24"/>
          <w:szCs w:val="24"/>
        </w:rPr>
        <w:t>Formatting and Loading the Dataset</w:t>
      </w:r>
      <w:commentRangeEnd w:id="107"/>
      <w:r w:rsidR="00545008">
        <w:rPr>
          <w:rStyle w:val="CommentReference"/>
        </w:rPr>
        <w:commentReference w:id="107"/>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w:t>
      </w:r>
      <w:proofErr w:type="spellStart"/>
      <w:r w:rsidRPr="00B83F5D">
        <w:rPr>
          <w:rFonts w:ascii="Courier New" w:hAnsi="Courier New" w:cs="Courier New"/>
          <w:sz w:val="20"/>
          <w:szCs w:val="20"/>
        </w:rPr>
        <w:t>arrange_data</w:t>
      </w:r>
      <w:proofErr w:type="spellEnd"/>
      <w:r w:rsidRPr="00B83F5D">
        <w:rPr>
          <w:rFonts w:ascii="Courier New" w:hAnsi="Courier New" w:cs="Courier New"/>
          <w:sz w:val="20"/>
          <w:szCs w:val="20"/>
        </w:rPr>
        <w:t>(</w:t>
      </w: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 xml:space="preserve">responses = "Response", id = "Sub.ID", </w:t>
      </w:r>
      <w:proofErr w:type="spellStart"/>
      <w:r w:rsidRPr="00B83F5D">
        <w:rPr>
          <w:rFonts w:ascii="Courier New" w:hAnsi="Courier New" w:cs="Courier New"/>
          <w:sz w:val="20"/>
          <w:szCs w:val="20"/>
        </w:rPr>
        <w:t>sep</w:t>
      </w:r>
      <w:proofErr w:type="spellEnd"/>
      <w:r w:rsidRPr="00B83F5D">
        <w:rPr>
          <w:rFonts w:ascii="Courier New" w:hAnsi="Courier New" w:cs="Courier New"/>
          <w:sz w:val="20"/>
          <w:szCs w:val="20"/>
        </w:rPr>
        <w:t xml:space="preserve">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w:t>
      </w:r>
      <w:r>
        <w:rPr>
          <w:rFonts w:ascii="Times New Roman" w:hAnsi="Times New Roman" w:cs="Times New Roman"/>
          <w:sz w:val="24"/>
          <w:szCs w:val="24"/>
        </w:rPr>
        <w:lastRenderedPageBreak/>
        <w:t>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108"/>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108"/>
      <w:r w:rsidR="00B67BBD">
        <w:rPr>
          <w:rStyle w:val="CommentReference"/>
        </w:rPr>
        <w:commentReference w:id="108"/>
      </w:r>
    </w:p>
    <w:p w14:paraId="23E989F1" w14:textId="043B297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080A26">
        <w:rPr>
          <w:rFonts w:ascii="Courier New" w:hAnsi="Courier New" w:cs="Courier New"/>
          <w:sz w:val="20"/>
          <w:szCs w:val="20"/>
        </w:rPr>
        <w:t>prop.correct.free</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proofErr w:type="spellStart"/>
      <w:r w:rsidR="00D55CB7">
        <w:rPr>
          <w:rFonts w:ascii="Courier New" w:hAnsi="Courier New" w:cs="Courier New"/>
          <w:sz w:val="20"/>
          <w:szCs w:val="20"/>
        </w:rPr>
        <w:t>prop.correct.free</w:t>
      </w:r>
      <w:proofErr w:type="spellEnd"/>
      <w:r w:rsidR="00D55CB7">
        <w:rPr>
          <w:rFonts w:ascii="Courier New" w:hAnsi="Courier New" w:cs="Courier New"/>
          <w:sz w:val="20"/>
          <w:szCs w:val="20"/>
        </w:rPr>
        <w:t>()</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104"/>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proofErr w:type="spellStart"/>
      <w:r w:rsidRPr="00BC69F3">
        <w:rPr>
          <w:rFonts w:ascii="Courier New" w:hAnsi="Courier New" w:cs="Courier New"/>
          <w:sz w:val="20"/>
          <w:szCs w:val="20"/>
        </w:rPr>
        <w:t>scored_free</w:t>
      </w:r>
      <w:proofErr w:type="spellEnd"/>
      <w:r w:rsidRPr="00BC69F3">
        <w:rPr>
          <w:rFonts w:ascii="Courier New" w:hAnsi="Courier New" w:cs="Courier New"/>
          <w:sz w:val="20"/>
          <w:szCs w:val="20"/>
        </w:rPr>
        <w:t xml:space="preserve"> = </w:t>
      </w:r>
      <w:proofErr w:type="spellStart"/>
      <w:r w:rsidRPr="00BC69F3">
        <w:rPr>
          <w:rFonts w:ascii="Courier New" w:hAnsi="Courier New" w:cs="Courier New"/>
          <w:sz w:val="20"/>
          <w:szCs w:val="20"/>
        </w:rPr>
        <w:t>prop_correct_free</w:t>
      </w:r>
      <w:proofErr w:type="spellEnd"/>
      <w:r w:rsidRPr="00BC69F3">
        <w:rPr>
          <w:rFonts w:ascii="Courier New" w:hAnsi="Courier New" w:cs="Courier New"/>
          <w:sz w:val="20"/>
          <w:szCs w:val="20"/>
        </w:rPr>
        <w:t>(</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lastRenderedPageBreak/>
        <w:t xml:space="preserve">  </w:t>
      </w:r>
      <w:r w:rsidRPr="00BC69F3">
        <w:rPr>
          <w:rFonts w:ascii="Courier New" w:hAnsi="Courier New" w:cs="Courier New"/>
          <w:sz w:val="20"/>
          <w:szCs w:val="20"/>
        </w:rPr>
        <w:t xml:space="preserve">key = </w:t>
      </w:r>
      <w:proofErr w:type="spellStart"/>
      <w:r w:rsidRPr="00BC69F3">
        <w:rPr>
          <w:rFonts w:ascii="Courier New" w:hAnsi="Courier New" w:cs="Courier New"/>
          <w:sz w:val="20"/>
          <w:szCs w:val="20"/>
        </w:rPr>
        <w:t>key</w:t>
      </w:r>
      <w:r w:rsidR="008845F2">
        <w:rPr>
          <w:rFonts w:ascii="Courier New" w:hAnsi="Courier New" w:cs="Courier New"/>
          <w:sz w:val="20"/>
          <w:szCs w:val="20"/>
        </w:rPr>
        <w:t>$Answer_Key</w:t>
      </w:r>
      <w:proofErr w:type="spellEnd"/>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$DF_Scored</w:t>
      </w:r>
      <w:proofErr w:type="spellEnd"/>
      <w:r w:rsidRPr="004D6A34">
        <w:rPr>
          <w:rFonts w:ascii="Courier New" w:hAnsi="Courier New" w:cs="Courier New"/>
          <w:sz w:val="20"/>
          <w:szCs w:val="20"/>
        </w:rPr>
        <w:t>)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$DF_Participant</w:t>
      </w:r>
      <w:proofErr w:type="spellEnd"/>
      <w:r w:rsidRPr="004D6A34">
        <w:rPr>
          <w:rFonts w:ascii="Courier New" w:hAnsi="Courier New" w:cs="Courier New"/>
          <w:sz w:val="20"/>
          <w:szCs w:val="20"/>
        </w:rPr>
        <w: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w:t>
      </w:r>
      <w:r>
        <w:rPr>
          <w:rFonts w:ascii="Times New Roman" w:hAnsi="Times New Roman" w:cs="Times New Roman"/>
          <w:sz w:val="24"/>
          <w:szCs w:val="24"/>
        </w:rPr>
        <w:lastRenderedPageBreak/>
        <w:t xml:space="preserve">and a unique trial number for each response. Furthermore, </w:t>
      </w:r>
      <w:proofErr w:type="spellStart"/>
      <w:r w:rsidRPr="007E4E2D">
        <w:rPr>
          <w:rFonts w:ascii="Courier New" w:hAnsi="Courier New" w:cs="Courier New"/>
          <w:sz w:val="20"/>
          <w:szCs w:val="20"/>
        </w:rPr>
        <w:t>prop.correct.sentence</w:t>
      </w:r>
      <w:proofErr w:type="spellEnd"/>
      <w:r w:rsidRPr="007E4E2D">
        <w:rPr>
          <w:rFonts w:ascii="Courier New" w:hAnsi="Courier New" w:cs="Courier New"/>
          <w:sz w:val="20"/>
          <w:szCs w:val="20"/>
        </w:rPr>
        <w:t>(</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proofErr w:type="spellStart"/>
      <w:r w:rsidRPr="007E4E2D">
        <w:rPr>
          <w:rFonts w:ascii="Courier New" w:hAnsi="Courier New" w:cs="Courier New"/>
          <w:sz w:val="20"/>
          <w:szCs w:val="20"/>
        </w:rPr>
        <w:t>dat</w:t>
      </w:r>
      <w:proofErr w:type="spellEnd"/>
      <w:r w:rsidRPr="007E4E2D">
        <w:rPr>
          <w:rFonts w:ascii="Courier New" w:hAnsi="Courier New" w:cs="Courier New"/>
          <w:sz w:val="20"/>
          <w:szCs w:val="20"/>
        </w:rPr>
        <w:t xml:space="preserve">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Pr>
          <w:rFonts w:ascii="Courier New" w:hAnsi="Courier New" w:cs="Courier New"/>
          <w:sz w:val="20"/>
          <w:szCs w:val="20"/>
        </w:rPr>
        <w:t xml:space="preserve"> </w:t>
      </w: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responses, the answer key, and the subject number. You will then need to specify the Levenshtein distance used for scoring (for this example, we used a cutoff value of 1). Finally, the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can be used to specify the character that separates words in each </w:t>
      </w:r>
      <w:r>
        <w:rPr>
          <w:rFonts w:ascii="Times New Roman" w:hAnsi="Times New Roman" w:cs="Times New Roman"/>
          <w:sz w:val="24"/>
          <w:szCs w:val="24"/>
        </w:rPr>
        <w:lastRenderedPageBreak/>
        <w:t>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proofErr w:type="spellStart"/>
      <w:r w:rsidRPr="004601A5">
        <w:rPr>
          <w:rFonts w:ascii="Courier New" w:hAnsi="Courier New" w:cs="Courier New"/>
          <w:sz w:val="20"/>
          <w:szCs w:val="20"/>
        </w:rPr>
        <w:t>scored_sentences</w:t>
      </w:r>
      <w:proofErr w:type="spellEnd"/>
      <w:r w:rsidRPr="004601A5">
        <w:rPr>
          <w:rFonts w:ascii="Courier New" w:hAnsi="Courier New" w:cs="Courier New"/>
          <w:sz w:val="20"/>
          <w:szCs w:val="20"/>
        </w:rPr>
        <w:t xml:space="preserve"> = </w:t>
      </w:r>
      <w:proofErr w:type="spellStart"/>
      <w:r w:rsidR="009B440C" w:rsidRPr="00BC69F3">
        <w:rPr>
          <w:rFonts w:ascii="Courier New" w:hAnsi="Courier New" w:cs="Courier New"/>
          <w:sz w:val="20"/>
          <w:szCs w:val="20"/>
        </w:rPr>
        <w:t>prop_correct_</w:t>
      </w:r>
      <w:r w:rsidR="009B440C">
        <w:rPr>
          <w:rFonts w:ascii="Courier New" w:hAnsi="Courier New" w:cs="Courier New"/>
          <w:sz w:val="20"/>
          <w:szCs w:val="20"/>
        </w:rPr>
        <w:t>sentences</w:t>
      </w:r>
      <w:proofErr w:type="spellEnd"/>
      <w:r w:rsidR="009B440C" w:rsidRPr="00BC69F3">
        <w:rPr>
          <w:rFonts w:ascii="Courier New" w:hAnsi="Courier New" w:cs="Courier New"/>
          <w:sz w:val="20"/>
          <w:szCs w:val="20"/>
        </w:rPr>
        <w:t>(</w:t>
      </w:r>
      <w:proofErr w:type="spellStart"/>
      <w:r w:rsidR="009B440C">
        <w:rPr>
          <w:rFonts w:ascii="Courier New" w:hAnsi="Courier New" w:cs="Courier New"/>
          <w:sz w:val="20"/>
          <w:szCs w:val="20"/>
        </w:rPr>
        <w:t>dat</w:t>
      </w:r>
      <w:proofErr w:type="spellEnd"/>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key.trial</w:t>
      </w:r>
      <w:proofErr w:type="spellEnd"/>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id.trial</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token.split</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scored_sentences$DF_Scored</w:t>
      </w:r>
      <w:proofErr w:type="spellEnd"/>
      <w:r w:rsidRPr="009B440C">
        <w:rPr>
          <w:rFonts w:ascii="Courier New" w:hAnsi="Courier New" w:cs="Courier New"/>
          <w:sz w:val="20"/>
          <w:szCs w:val="20"/>
        </w:rPr>
        <w:t xml:space="preserve"> ##Trial level data</w:t>
      </w:r>
    </w:p>
    <w:p w14:paraId="0F4D19E1" w14:textId="6B612A52"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scored_sentences$DF_Participant</w:t>
      </w:r>
      <w:proofErr w:type="spellEnd"/>
      <w:r w:rsidRPr="009B440C">
        <w:rPr>
          <w:rFonts w:ascii="Courier New" w:hAnsi="Courier New" w:cs="Courier New"/>
          <w:sz w:val="20"/>
          <w:szCs w:val="20"/>
        </w:rPr>
        <w:t xml:space="preserve">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proofErr w:type="spellStart"/>
      <w:r w:rsidRPr="009B440C">
        <w:rPr>
          <w:rFonts w:ascii="Courier New" w:hAnsi="Courier New" w:cs="Courier New"/>
          <w:sz w:val="20"/>
          <w:szCs w:val="20"/>
        </w:rPr>
        <w:t>scored_sentences$DF_Group</w:t>
      </w:r>
      <w:proofErr w:type="spellEnd"/>
      <w:r w:rsidRPr="009B440C">
        <w:rPr>
          <w:rFonts w:ascii="Courier New" w:hAnsi="Courier New" w:cs="Courier New"/>
          <w:sz w:val="20"/>
          <w:szCs w:val="20"/>
        </w:rPr>
        <w:t xml:space="preserve">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109"/>
      <w:r>
        <w:rPr>
          <w:rFonts w:ascii="Times New Roman" w:hAnsi="Times New Roman" w:cs="Times New Roman"/>
          <w:b/>
          <w:bCs/>
          <w:sz w:val="24"/>
          <w:szCs w:val="24"/>
        </w:rPr>
        <w:t>R Shiny Application</w:t>
      </w:r>
      <w:commentRangeEnd w:id="109"/>
      <w:r w:rsidR="00012BBC">
        <w:rPr>
          <w:rStyle w:val="CommentReference"/>
        </w:rPr>
        <w:commentReference w:id="109"/>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lastRenderedPageBreak/>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w:t>
      </w:r>
      <w:r w:rsidR="00F2000A" w:rsidRPr="00F2000A">
        <w:rPr>
          <w:rFonts w:ascii="Times New Roman" w:hAnsi="Times New Roman" w:cs="Times New Roman"/>
          <w:sz w:val="24"/>
          <w:szCs w:val="24"/>
        </w:rPr>
        <w:lastRenderedPageBreak/>
        <w:t xml:space="preserve">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110"/>
      <w:commentRangeStart w:id="111"/>
      <w:r w:rsidR="00CB4838">
        <w:rPr>
          <w:rFonts w:ascii="Times New Roman" w:hAnsi="Times New Roman" w:cs="Times New Roman"/>
          <w:sz w:val="24"/>
          <w:szCs w:val="24"/>
        </w:rPr>
        <w:t>(see Figure 4)</w:t>
      </w:r>
      <w:commentRangeEnd w:id="110"/>
      <w:r w:rsidR="009C680F">
        <w:rPr>
          <w:rStyle w:val="CommentReference"/>
        </w:rPr>
        <w:commentReference w:id="110"/>
      </w:r>
      <w:commentRangeEnd w:id="111"/>
      <w:r w:rsidR="0065614C">
        <w:rPr>
          <w:rStyle w:val="CommentReference"/>
        </w:rPr>
        <w:commentReference w:id="111"/>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112"/>
      <w:r w:rsidRPr="00F76006">
        <w:rPr>
          <w:rFonts w:ascii="Times New Roman" w:hAnsi="Times New Roman" w:cs="Times New Roman"/>
          <w:b/>
          <w:bCs/>
          <w:sz w:val="24"/>
          <w:szCs w:val="24"/>
        </w:rPr>
        <w:t>Free-Recall</w:t>
      </w:r>
      <w:commentRangeEnd w:id="112"/>
      <w:r w:rsidR="00241BB3">
        <w:rPr>
          <w:rStyle w:val="CommentReference"/>
        </w:rPr>
        <w:commentReference w:id="112"/>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113"/>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113"/>
      <w:r w:rsidR="00241BB3">
        <w:rPr>
          <w:rStyle w:val="CommentReference"/>
        </w:rPr>
        <w:commentReference w:id="113"/>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114"/>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114"/>
      <w:r w:rsidR="000A5738">
        <w:rPr>
          <w:rStyle w:val="CommentReference"/>
        </w:rPr>
        <w:commentReference w:id="114"/>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w:t>
      </w:r>
      <w:r w:rsidR="001845B9">
        <w:rPr>
          <w:rFonts w:ascii="Times New Roman" w:hAnsi="Times New Roman" w:cs="Times New Roman"/>
          <w:sz w:val="24"/>
          <w:szCs w:val="24"/>
        </w:rPr>
        <w:lastRenderedPageBreak/>
        <w:t xml:space="preserve">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w:t>
      </w:r>
      <w:r w:rsidRPr="00B93D0F">
        <w:rPr>
          <w:rFonts w:ascii="Times New Roman" w:hAnsi="Times New Roman" w:cs="Times New Roman"/>
          <w:sz w:val="24"/>
          <w:szCs w:val="24"/>
        </w:rPr>
        <w:lastRenderedPageBreak/>
        <w:t xml:space="preserve">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commentRangeStart w:id="115"/>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commentRangeEnd w:id="115"/>
      <w:r w:rsidR="008066B7">
        <w:rPr>
          <w:rStyle w:val="CommentReference"/>
        </w:rPr>
        <w:commentReference w:id="115"/>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116"/>
      <w:r>
        <w:rPr>
          <w:rFonts w:ascii="Times New Roman" w:hAnsi="Times New Roman" w:cs="Times New Roman"/>
          <w:b/>
          <w:bCs/>
          <w:sz w:val="24"/>
          <w:szCs w:val="24"/>
        </w:rPr>
        <w:t>Data Processing and Scoring</w:t>
      </w:r>
      <w:commentRangeEnd w:id="116"/>
      <w:r w:rsidR="005B0F71">
        <w:rPr>
          <w:rStyle w:val="CommentReference"/>
        </w:rPr>
        <w:commentReference w:id="116"/>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proofErr w:type="spellStart"/>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’s</w:t>
      </w:r>
      <w:proofErr w:type="spellEnd"/>
      <w:r w:rsidR="002E121C">
        <w:rPr>
          <w:rFonts w:ascii="Times New Roman" w:hAnsi="Times New Roman" w:cs="Times New Roman"/>
          <w:sz w:val="24"/>
          <w:szCs w:val="24"/>
        </w:rPr>
        <w:t xml:space="preserve">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w:t>
      </w:r>
      <w:r w:rsidR="0052675D">
        <w:rPr>
          <w:rFonts w:ascii="Times New Roman" w:hAnsi="Times New Roman" w:cs="Times New Roman"/>
          <w:sz w:val="24"/>
          <w:szCs w:val="24"/>
        </w:rPr>
        <w:lastRenderedPageBreak/>
        <w:t>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117" w:name="_Hlk44168619"/>
      <w:commentRangeStart w:id="118"/>
      <w:commentRangeStart w:id="119"/>
      <w:commentRangeStart w:id="120"/>
      <w:r>
        <w:rPr>
          <w:rFonts w:ascii="Times New Roman" w:hAnsi="Times New Roman" w:cs="Times New Roman"/>
          <w:b/>
          <w:bCs/>
          <w:sz w:val="24"/>
          <w:szCs w:val="24"/>
        </w:rPr>
        <w:t>Analyses and Results</w:t>
      </w:r>
      <w:commentRangeEnd w:id="118"/>
      <w:r w:rsidR="000029A7">
        <w:rPr>
          <w:rStyle w:val="CommentReference"/>
        </w:rPr>
        <w:commentReference w:id="118"/>
      </w:r>
      <w:commentRangeEnd w:id="119"/>
      <w:r w:rsidR="001A3943">
        <w:rPr>
          <w:rStyle w:val="CommentReference"/>
        </w:rPr>
        <w:commentReference w:id="119"/>
      </w:r>
      <w:commentRangeEnd w:id="120"/>
      <w:r w:rsidR="00800990">
        <w:rPr>
          <w:rStyle w:val="CommentReference"/>
        </w:rPr>
        <w:commentReference w:id="120"/>
      </w:r>
    </w:p>
    <w:bookmarkEnd w:id="117"/>
    <w:p w14:paraId="5D337CA4" w14:textId="4C4EB1C7"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121" w:name="_Hlk44168732"/>
      <w:commentRangeStart w:id="122"/>
      <w:r>
        <w:rPr>
          <w:rFonts w:ascii="Times New Roman" w:hAnsi="Times New Roman" w:cs="Times New Roman"/>
          <w:b/>
          <w:bCs/>
          <w:sz w:val="24"/>
          <w:szCs w:val="24"/>
        </w:rPr>
        <w:t>Replication of Cued-Recall Studies</w:t>
      </w:r>
      <w:bookmarkEnd w:id="121"/>
      <w:commentRangeEnd w:id="122"/>
      <w:r w:rsidR="00420410">
        <w:rPr>
          <w:rStyle w:val="CommentReference"/>
        </w:rPr>
        <w:commentReference w:id="122"/>
      </w:r>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w:t>
      </w:r>
      <w:proofErr w:type="spellStart"/>
      <w:r w:rsidR="00B63E89">
        <w:rPr>
          <w:rFonts w:ascii="Times New Roman" w:hAnsi="Times New Roman" w:cs="Times New Roman"/>
          <w:sz w:val="24"/>
          <w:szCs w:val="24"/>
        </w:rPr>
        <w:t>Levenshtein</w:t>
      </w:r>
      <w:proofErr w:type="spellEnd"/>
      <w:r w:rsidR="00B63E89">
        <w:rPr>
          <w:rFonts w:ascii="Times New Roman" w:hAnsi="Times New Roman" w:cs="Times New Roman"/>
          <w:sz w:val="24"/>
          <w:szCs w:val="24"/>
        </w:rPr>
        <w:t xml:space="preserve">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lastRenderedPageBreak/>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6B89F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123"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123"/>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0D8E7C13"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w:t>
      </w:r>
      <w:proofErr w:type="spellStart"/>
      <w:r w:rsidR="00EE1CF9">
        <w:rPr>
          <w:rFonts w:ascii="Times New Roman" w:hAnsi="Times New Roman" w:cs="Times New Roman"/>
          <w:sz w:val="24"/>
          <w:szCs w:val="24"/>
        </w:rPr>
        <w:t>Levenshtein</w:t>
      </w:r>
      <w:proofErr w:type="spellEnd"/>
      <w:r w:rsidR="00EE1CF9">
        <w:rPr>
          <w:rFonts w:ascii="Times New Roman" w:hAnsi="Times New Roman" w:cs="Times New Roman"/>
          <w:sz w:val="24"/>
          <w:szCs w:val="24"/>
        </w:rPr>
        <w:t xml:space="preserve"> distances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commentRangeStart w:id="124"/>
      <w:r>
        <w:rPr>
          <w:rFonts w:ascii="Times New Roman" w:hAnsi="Times New Roman" w:cs="Times New Roman"/>
          <w:b/>
          <w:bCs/>
          <w:sz w:val="24"/>
          <w:szCs w:val="24"/>
        </w:rPr>
        <w:t>Inter-Rater Reliability</w:t>
      </w:r>
      <w:commentRangeEnd w:id="124"/>
      <w:r w:rsidR="000D7210">
        <w:rPr>
          <w:rStyle w:val="CommentReference"/>
        </w:rPr>
        <w:commentReference w:id="124"/>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lastRenderedPageBreak/>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125"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125"/>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126"/>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126"/>
      <w:r w:rsidR="000029A7">
        <w:rPr>
          <w:rStyle w:val="CommentReference"/>
        </w:rPr>
        <w:commentReference w:id="126"/>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114ADBB1" w:rsidR="00F64849" w:rsidRDefault="0097663F" w:rsidP="0097663F">
      <w:pPr>
        <w:spacing w:after="0" w:line="480" w:lineRule="auto"/>
        <w:ind w:firstLine="720"/>
        <w:rPr>
          <w:rFonts w:ascii="Times New Roman" w:hAnsi="Times New Roman" w:cs="Times New Roman"/>
          <w:sz w:val="24"/>
          <w:szCs w:val="24"/>
        </w:rPr>
      </w:pPr>
      <w:commentRangeStart w:id="127"/>
      <w:commentRangeStart w:id="128"/>
      <w:r w:rsidRPr="009C2C51">
        <w:rPr>
          <w:rFonts w:ascii="Times New Roman" w:hAnsi="Times New Roman" w:cs="Times New Roman"/>
          <w:sz w:val="24"/>
          <w:szCs w:val="24"/>
        </w:rPr>
        <w:t xml:space="preserve">Table </w:t>
      </w:r>
      <w:r w:rsidR="00A44ADE" w:rsidRPr="009C2C51">
        <w:rPr>
          <w:rFonts w:ascii="Times New Roman" w:hAnsi="Times New Roman" w:cs="Times New Roman"/>
          <w:sz w:val="24"/>
          <w:szCs w:val="24"/>
        </w:rPr>
        <w:t>11</w:t>
      </w:r>
      <w:commentRangeEnd w:id="127"/>
      <w:r w:rsidR="00AE5366" w:rsidRPr="009C2C51">
        <w:rPr>
          <w:rStyle w:val="CommentReference"/>
        </w:rPr>
        <w:commentReference w:id="127"/>
      </w:r>
      <w:commentRangeEnd w:id="128"/>
      <w:r w:rsidR="009C2C51" w:rsidRPr="009C2C51">
        <w:rPr>
          <w:rStyle w:val="CommentReference"/>
        </w:rPr>
        <w:commentReference w:id="128"/>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w:t>
      </w:r>
      <w:r w:rsidR="009C2C51">
        <w:rPr>
          <w:rFonts w:ascii="Times New Roman" w:hAnsi="Times New Roman" w:cs="Times New Roman"/>
          <w:sz w:val="24"/>
          <w:szCs w:val="24"/>
        </w:rPr>
        <w:t>at either 2 (ad</w:t>
      </w:r>
      <w:r w:rsidR="00E73042">
        <w:rPr>
          <w:rFonts w:ascii="Times New Roman" w:hAnsi="Times New Roman" w:cs="Times New Roman"/>
          <w:sz w:val="24"/>
          <w:szCs w:val="24"/>
        </w:rPr>
        <w:t>-</w:t>
      </w:r>
      <w:r w:rsidR="009C2C51">
        <w:rPr>
          <w:rFonts w:ascii="Times New Roman" w:hAnsi="Times New Roman" w:cs="Times New Roman"/>
          <w:sz w:val="24"/>
          <w:szCs w:val="24"/>
        </w:rPr>
        <w:t>hoc and categorical lists) or 3 (unrelated lists)</w:t>
      </w:r>
      <w:r>
        <w:rPr>
          <w:rFonts w:ascii="Times New Roman" w:hAnsi="Times New Roman" w:cs="Times New Roman"/>
          <w:sz w:val="24"/>
          <w:szCs w:val="24"/>
        </w:rPr>
        <w:t>.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r w:rsidR="009C2C51">
        <w:rPr>
          <w:rFonts w:ascii="Times New Roman" w:hAnsi="Times New Roman" w:cs="Times New Roman"/>
          <w:sz w:val="24"/>
          <w:szCs w:val="24"/>
        </w:rPr>
        <w:t xml:space="preserve">2 </w:t>
      </w:r>
      <w:r>
        <w:rPr>
          <w:rFonts w:ascii="Times New Roman" w:hAnsi="Times New Roman" w:cs="Times New Roman"/>
          <w:sz w:val="24"/>
          <w:szCs w:val="24"/>
        </w:rPr>
        <w:t>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However, </w:t>
      </w:r>
      <w:proofErr w:type="spellStart"/>
      <w:r w:rsidR="009C2C51" w:rsidRPr="000163D7">
        <w:rPr>
          <w:rFonts w:ascii="Courier New" w:hAnsi="Courier New" w:cs="Courier New"/>
          <w:sz w:val="20"/>
          <w:szCs w:val="20"/>
        </w:rPr>
        <w:t>prop.correct.free</w:t>
      </w:r>
      <w:proofErr w:type="spellEnd"/>
      <w:r w:rsidR="009C2C51" w:rsidRPr="000163D7">
        <w:rPr>
          <w:rFonts w:ascii="Courier New" w:hAnsi="Courier New" w:cs="Courier New"/>
          <w:sz w:val="20"/>
          <w:szCs w:val="20"/>
        </w:rPr>
        <w:t>()</w:t>
      </w:r>
      <w:r w:rsidR="009C2C51">
        <w:rPr>
          <w:rFonts w:ascii="Times New Roman" w:hAnsi="Times New Roman" w:cs="Times New Roman"/>
          <w:sz w:val="24"/>
          <w:szCs w:val="24"/>
        </w:rPr>
        <w:t xml:space="preserve"> a</w:t>
      </w:r>
      <w:r>
        <w:rPr>
          <w:rFonts w:ascii="Times New Roman" w:hAnsi="Times New Roman" w:cs="Times New Roman"/>
          <w:sz w:val="24"/>
          <w:szCs w:val="24"/>
        </w:rPr>
        <w:t>l</w:t>
      </w:r>
      <w:r w:rsidR="009C2C51">
        <w:rPr>
          <w:rFonts w:ascii="Times New Roman" w:hAnsi="Times New Roman" w:cs="Times New Roman"/>
          <w:sz w:val="24"/>
          <w:szCs w:val="24"/>
        </w:rPr>
        <w:t>lows</w:t>
      </w:r>
      <w:r>
        <w:rPr>
          <w:rFonts w:ascii="Times New Roman" w:hAnsi="Times New Roman" w:cs="Times New Roman"/>
          <w:sz w:val="24"/>
          <w:szCs w:val="24"/>
        </w:rPr>
        <w:t xml:space="preserve">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commentRangeStart w:id="129"/>
      <w:r>
        <w:rPr>
          <w:rFonts w:ascii="Times New Roman" w:hAnsi="Times New Roman" w:cs="Times New Roman"/>
          <w:b/>
          <w:bCs/>
          <w:sz w:val="24"/>
          <w:szCs w:val="24"/>
        </w:rPr>
        <w:t>Data Processing and Scoring</w:t>
      </w:r>
      <w:commentRangeEnd w:id="129"/>
      <w:r w:rsidR="00034A27">
        <w:rPr>
          <w:rStyle w:val="CommentReference"/>
        </w:rPr>
        <w:commentReference w:id="129"/>
      </w:r>
    </w:p>
    <w:p w14:paraId="053F72BC" w14:textId="7A61B9B7"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proofErr w:type="spellStart"/>
      <w:r w:rsidRPr="00AB0AD2">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w:t>
      </w:r>
      <w:proofErr w:type="spellStart"/>
      <w:r w:rsidRPr="00AB0AD2">
        <w:rPr>
          <w:rFonts w:ascii="Courier New" w:hAnsi="Courier New" w:cs="Courier New"/>
          <w:sz w:val="20"/>
          <w:szCs w:val="20"/>
        </w:rPr>
        <w:t>arrange</w:t>
      </w:r>
      <w:r w:rsidR="00C13DE3">
        <w:rPr>
          <w:rFonts w:ascii="Courier New" w:hAnsi="Courier New" w:cs="Courier New"/>
          <w:sz w:val="20"/>
          <w:szCs w:val="20"/>
        </w:rPr>
        <w:t>_</w:t>
      </w:r>
      <w:r w:rsidRPr="00AB0AD2">
        <w:rPr>
          <w:rFonts w:ascii="Courier New" w:hAnsi="Courier New" w:cs="Courier New"/>
          <w:sz w:val="20"/>
          <w:szCs w:val="20"/>
        </w:rPr>
        <w:t>data</w:t>
      </w:r>
      <w:proofErr w:type="spellEnd"/>
      <w:r w:rsidRPr="00AB0AD2">
        <w:rPr>
          <w:rFonts w:ascii="Courier New" w:hAnsi="Courier New" w:cs="Courier New"/>
          <w:sz w:val="20"/>
          <w:szCs w:val="20"/>
        </w:rPr>
        <w:t>()</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w:t>
      </w:r>
      <w:ins w:id="130" w:author="Erin M. Buchanan" w:date="2020-12-21T20:59:00Z">
        <w:r w:rsidR="00977431">
          <w:rPr>
            <w:rFonts w:ascii="Courier New" w:hAnsi="Courier New" w:cs="Courier New"/>
            <w:sz w:val="20"/>
            <w:szCs w:val="20"/>
          </w:rPr>
          <w:t>_</w:t>
        </w:r>
      </w:ins>
      <w:r w:rsidR="005E3539">
        <w:rPr>
          <w:rFonts w:ascii="Courier New" w:hAnsi="Courier New" w:cs="Courier New"/>
          <w:sz w:val="20"/>
          <w:szCs w:val="20"/>
        </w:rPr>
        <w:t>correct</w:t>
      </w:r>
      <w:ins w:id="131" w:author="Erin M. Buchanan" w:date="2020-12-21T20:59:00Z">
        <w:r w:rsidR="00977431">
          <w:rPr>
            <w:rFonts w:ascii="Courier New" w:hAnsi="Courier New" w:cs="Courier New"/>
            <w:sz w:val="20"/>
            <w:szCs w:val="20"/>
          </w:rPr>
          <w:t>_</w:t>
        </w:r>
      </w:ins>
      <w:del w:id="132" w:author="Erin M. Buchanan" w:date="2020-12-21T20:59:00Z">
        <w:r w:rsidR="005E3539" w:rsidDel="00977431">
          <w:rPr>
            <w:rFonts w:ascii="Courier New" w:hAnsi="Courier New" w:cs="Courier New"/>
            <w:sz w:val="20"/>
            <w:szCs w:val="20"/>
          </w:rPr>
          <w:delText>.</w:delText>
        </w:r>
      </w:del>
      <w:proofErr w:type="gramStart"/>
      <w:r w:rsidR="005E3539">
        <w:rPr>
          <w:rFonts w:ascii="Courier New" w:hAnsi="Courier New" w:cs="Courier New"/>
          <w:sz w:val="20"/>
          <w:szCs w:val="20"/>
        </w:rPr>
        <w:t>free</w:t>
      </w:r>
      <w:proofErr w:type="spellEnd"/>
      <w:r w:rsidRPr="002E3AB8">
        <w:rPr>
          <w:rFonts w:ascii="Courier New" w:hAnsi="Courier New" w:cs="Courier New"/>
          <w:sz w:val="20"/>
          <w:szCs w:val="20"/>
        </w:rPr>
        <w:t>(</w:t>
      </w:r>
      <w:proofErr w:type="gramEnd"/>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commentRangeStart w:id="133"/>
      <w:r>
        <w:rPr>
          <w:rFonts w:ascii="Times New Roman" w:hAnsi="Times New Roman" w:cs="Times New Roman"/>
          <w:b/>
          <w:bCs/>
          <w:sz w:val="24"/>
          <w:szCs w:val="24"/>
        </w:rPr>
        <w:t>Replication of Free Recall Studies</w:t>
      </w:r>
      <w:commentRangeEnd w:id="133"/>
      <w:r w:rsidR="00B8650B">
        <w:rPr>
          <w:rStyle w:val="CommentReference"/>
        </w:rPr>
        <w:commentReference w:id="133"/>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 xml:space="preserve">scoring criteria plus the human coded </w:t>
      </w:r>
      <w:r w:rsidRPr="00285247">
        <w:rPr>
          <w:rFonts w:ascii="Times New Roman" w:hAnsi="Times New Roman" w:cs="Times New Roman"/>
          <w:sz w:val="24"/>
          <w:szCs w:val="24"/>
        </w:rPr>
        <w:lastRenderedPageBreak/>
        <w:t>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commentRangeStart w:id="134"/>
      <w:r>
        <w:rPr>
          <w:rFonts w:ascii="Times New Roman" w:hAnsi="Times New Roman" w:cs="Times New Roman"/>
          <w:b/>
          <w:bCs/>
          <w:sz w:val="24"/>
          <w:szCs w:val="24"/>
        </w:rPr>
        <w:t>Inter-Rater Reliability</w:t>
      </w:r>
      <w:commentRangeEnd w:id="134"/>
      <w:r w:rsidR="00710E1D">
        <w:rPr>
          <w:rStyle w:val="CommentReference"/>
        </w:rPr>
        <w:commentReference w:id="134"/>
      </w:r>
    </w:p>
    <w:p w14:paraId="38201364" w14:textId="2292C3F7"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all data sets at the individual trial level as a test of inter-rate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135"/>
      <w:r w:rsidRPr="000029A7">
        <w:rPr>
          <w:rFonts w:ascii="Times New Roman" w:hAnsi="Times New Roman" w:cs="Times New Roman"/>
          <w:sz w:val="24"/>
          <w:szCs w:val="24"/>
          <w:highlight w:val="yellow"/>
        </w:rPr>
        <w:lastRenderedPageBreak/>
        <w:t>[SENTENCE SCORING VALIDATION?]</w:t>
      </w:r>
      <w:commentRangeEnd w:id="135"/>
      <w:r>
        <w:rPr>
          <w:rStyle w:val="CommentReference"/>
        </w:rPr>
        <w:commentReference w:id="135"/>
      </w:r>
    </w:p>
    <w:p w14:paraId="44DCE069" w14:textId="0D616D06" w:rsidR="0045001D" w:rsidRDefault="006E19C9" w:rsidP="0045001D">
      <w:pPr>
        <w:jc w:val="center"/>
        <w:rPr>
          <w:rFonts w:ascii="Times New Roman" w:hAnsi="Times New Roman" w:cs="Times New Roman"/>
          <w:b/>
          <w:bCs/>
          <w:sz w:val="24"/>
          <w:szCs w:val="24"/>
        </w:rPr>
      </w:pPr>
      <w:commentRangeStart w:id="136"/>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commentRangeEnd w:id="136"/>
      <w:r w:rsidR="00710E1D">
        <w:rPr>
          <w:rStyle w:val="CommentReference"/>
        </w:rPr>
        <w:commentReference w:id="136"/>
      </w:r>
    </w:p>
    <w:p w14:paraId="203C1BC3" w14:textId="2D80AB29"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y using this package to replicate the results of two cued-recall studies</w:t>
      </w:r>
      <w:r w:rsidR="0066238E">
        <w:rPr>
          <w:rFonts w:ascii="Times New Roman" w:hAnsi="Times New Roman" w:cs="Times New Roman"/>
          <w:sz w:val="24"/>
          <w:szCs w:val="24"/>
        </w:rPr>
        <w:t xml:space="preserve"> and one free-recall experiment</w:t>
      </w:r>
      <w:r w:rsidR="00710E1D">
        <w:rPr>
          <w:rFonts w:ascii="Times New Roman" w:hAnsi="Times New Roman" w:cs="Times New Roman"/>
          <w:sz w:val="24"/>
          <w:szCs w:val="24"/>
        </w:rPr>
        <w:t xml:space="preserve">, we show that both cued-recall and free-recall data scored using </w:t>
      </w:r>
      <w:proofErr w:type="spellStart"/>
      <w:r w:rsidR="00710E1D">
        <w:rPr>
          <w:rFonts w:ascii="Times New Roman" w:hAnsi="Times New Roman" w:cs="Times New Roman"/>
          <w:i/>
          <w:iCs/>
          <w:sz w:val="24"/>
          <w:szCs w:val="24"/>
        </w:rPr>
        <w:t>lrd</w:t>
      </w:r>
      <w:proofErr w:type="spellEnd"/>
      <w:r w:rsidR="00710E1D">
        <w:rPr>
          <w:rFonts w:ascii="Times New Roman" w:hAnsi="Times New Roman" w:cs="Times New Roman"/>
          <w:i/>
          <w:iCs/>
          <w:sz w:val="24"/>
          <w:szCs w:val="24"/>
        </w:rPr>
        <w:t xml:space="preserve"> </w:t>
      </w:r>
      <w:r w:rsidR="00710E1D">
        <w:rPr>
          <w:rFonts w:ascii="Times New Roman" w:hAnsi="Times New Roman" w:cs="Times New Roman"/>
          <w:sz w:val="24"/>
          <w:szCs w:val="24"/>
        </w:rPr>
        <w:t xml:space="preserve">accurately reproduces manually coded data.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137"/>
      <w:commentRangeStart w:id="138"/>
      <w:commentRangeStart w:id="139"/>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137"/>
      <w:r w:rsidR="00DF7CF5">
        <w:rPr>
          <w:rStyle w:val="CommentReference"/>
        </w:rPr>
        <w:commentReference w:id="137"/>
      </w:r>
      <w:commentRangeEnd w:id="138"/>
      <w:r w:rsidR="006C5BFD">
        <w:rPr>
          <w:rStyle w:val="CommentReference"/>
        </w:rPr>
        <w:commentReference w:id="138"/>
      </w:r>
      <w:commentRangeEnd w:id="139"/>
      <w:r w:rsidR="00CA0EEA">
        <w:rPr>
          <w:rStyle w:val="CommentReference"/>
        </w:rPr>
        <w:commentReference w:id="139"/>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140"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141" w:name="_Hlk32942520"/>
      <w:bookmarkEnd w:id="140"/>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proofErr w:type="spellStart"/>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proofErr w:type="spellEnd"/>
      <w:r w:rsidRPr="008047DF">
        <w:rPr>
          <w:rFonts w:ascii="Courier New" w:hAnsi="Courier New" w:cs="Courier New"/>
          <w:i/>
          <w:iCs/>
          <w:sz w:val="20"/>
          <w:szCs w:val="20"/>
        </w:rPr>
        <w:t>()</w:t>
      </w:r>
    </w:p>
    <w:bookmarkEnd w:id="141"/>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142"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142"/>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798966FF"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sidR="003B1E43">
        <w:rPr>
          <w:rFonts w:ascii="Courier New" w:hAnsi="Courier New" w:cs="Courier New"/>
          <w:i/>
          <w:iCs/>
          <w:sz w:val="20"/>
          <w:szCs w:val="20"/>
        </w:rPr>
        <w:t>prop.correct.free</w:t>
      </w:r>
      <w:commentRangeStart w:id="143"/>
      <w:commentRangeStart w:id="144"/>
      <w:proofErr w:type="spellEnd"/>
      <w:r w:rsidRPr="008047DF">
        <w:rPr>
          <w:rFonts w:ascii="Courier New" w:hAnsi="Courier New" w:cs="Courier New"/>
          <w:i/>
          <w:iCs/>
          <w:sz w:val="20"/>
          <w:szCs w:val="20"/>
        </w:rPr>
        <w:t>()</w:t>
      </w:r>
      <w:commentRangeEnd w:id="143"/>
      <w:r w:rsidR="002E0ED5">
        <w:rPr>
          <w:rStyle w:val="CommentReference"/>
        </w:rPr>
        <w:commentReference w:id="143"/>
      </w:r>
      <w:commentRangeEnd w:id="144"/>
      <w:r w:rsidR="003B1E43">
        <w:rPr>
          <w:rStyle w:val="CommentReference"/>
        </w:rPr>
        <w:commentReference w:id="144"/>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proofErr w:type="spellStart"/>
            <w:r w:rsidRPr="00DA5437">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slk</w:t>
            </w:r>
            <w:proofErr w:type="spellEnd"/>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stteadily</w:t>
            </w:r>
            <w:proofErr w:type="spellEnd"/>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vibretion</w:t>
            </w:r>
            <w:proofErr w:type="spellEnd"/>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proofErr w:type="spellStart"/>
      <w:r w:rsidR="00DA5437" w:rsidRPr="00DA5437">
        <w:rPr>
          <w:rFonts w:ascii="Times New Roman" w:hAnsi="Times New Roman" w:cs="Times New Roman"/>
          <w:i/>
          <w:iCs/>
          <w:sz w:val="24"/>
          <w:szCs w:val="24"/>
        </w:rPr>
        <w:t>lrd</w:t>
      </w:r>
      <w:proofErr w:type="spellEnd"/>
      <w:r w:rsidR="00DA5437" w:rsidRPr="00DA5437">
        <w:rPr>
          <w:rFonts w:ascii="Times New Roman" w:hAnsi="Times New Roman" w:cs="Times New Roman"/>
          <w:i/>
          <w:iCs/>
          <w:sz w:val="24"/>
          <w:szCs w:val="24"/>
        </w:rPr>
        <w:t xml:space="preserve"> </w:t>
      </w:r>
      <w:r w:rsidR="00DA5437">
        <w:rPr>
          <w:rFonts w:ascii="Times New Roman" w:hAnsi="Times New Roman" w:cs="Times New Roman"/>
          <w:sz w:val="24"/>
          <w:szCs w:val="24"/>
        </w:rPr>
        <w:t xml:space="preserve">columns denote </w:t>
      </w:r>
      <w:proofErr w:type="spellStart"/>
      <w:r w:rsidR="00DA5437">
        <w:rPr>
          <w:rFonts w:ascii="Times New Roman" w:hAnsi="Times New Roman" w:cs="Times New Roman"/>
          <w:sz w:val="24"/>
          <w:szCs w:val="24"/>
        </w:rPr>
        <w:t>Levenshtein</w:t>
      </w:r>
      <w:proofErr w:type="spellEnd"/>
      <w:r w:rsidR="00DA5437">
        <w:rPr>
          <w:rFonts w:ascii="Times New Roman" w:hAnsi="Times New Roman" w:cs="Times New Roman"/>
          <w:sz w:val="24"/>
          <w:szCs w:val="24"/>
        </w:rPr>
        <w:t xml:space="preserve">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145"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146"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147" w:name="_Hlk42075142"/>
      <w:bookmarkStart w:id="148" w:name="_Hlk42075069"/>
      <w:bookmarkEnd w:id="146"/>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147"/>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145"/>
    <w:bookmarkEnd w:id="148"/>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149" w:name="_Hlk35452108"/>
      <w:bookmarkStart w:id="150"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149"/>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150"/>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151"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36B76078" w:rsidR="00C669D3" w:rsidRPr="00285247" w:rsidRDefault="009A23A2" w:rsidP="00C669D3">
      <w:pPr>
        <w:spacing w:line="240" w:lineRule="auto"/>
        <w:contextualSpacing/>
        <w:rPr>
          <w:rFonts w:ascii="Times New Roman" w:hAnsi="Times New Roman" w:cs="Times New Roman"/>
          <w:i/>
          <w:iCs/>
        </w:rPr>
      </w:pPr>
      <w:r>
        <w:rPr>
          <w:rFonts w:ascii="Times New Roman" w:hAnsi="Times New Roman" w:cs="Times New Roman"/>
          <w:i/>
          <w:iCs/>
        </w:rPr>
        <w:t>Mean Recall Rates</w:t>
      </w:r>
      <w:r w:rsidR="00B35705">
        <w:rPr>
          <w:rFonts w:ascii="Times New Roman" w:hAnsi="Times New Roman" w:cs="Times New Roman"/>
          <w:i/>
          <w:iCs/>
        </w:rPr>
        <w:t xml:space="preserve"> as a Function of Human Coded and </w:t>
      </w:r>
      <w:proofErr w:type="spellStart"/>
      <w:r w:rsidR="00B35705">
        <w:rPr>
          <w:rFonts w:ascii="Times New Roman" w:hAnsi="Times New Roman" w:cs="Times New Roman"/>
          <w:i/>
          <w:iCs/>
        </w:rPr>
        <w:t>lrd</w:t>
      </w:r>
      <w:proofErr w:type="spellEnd"/>
      <w:r w:rsidR="00B35705">
        <w:rPr>
          <w:rFonts w:ascii="Times New Roman" w:hAnsi="Times New Roman" w:cs="Times New Roman"/>
          <w:i/>
          <w:iCs/>
        </w:rPr>
        <w:t xml:space="preserve"> Scored Data Collapsed Across </w:t>
      </w:r>
      <w:r w:rsidR="00862CB8">
        <w:rPr>
          <w:rFonts w:ascii="Times New Roman" w:hAnsi="Times New Roman" w:cs="Times New Roman"/>
          <w:i/>
          <w:iCs/>
        </w:rPr>
        <w:t>Item Type</w:t>
      </w:r>
      <w:r w:rsidR="00B35705" w:rsidRPr="00285247">
        <w:rPr>
          <w:rFonts w:ascii="Times New Roman" w:hAnsi="Times New Roman" w:cs="Times New Roman"/>
          <w:i/>
          <w:iCs/>
        </w:rPr>
        <w:t xml:space="preserve"> </w:t>
      </w:r>
      <w:r w:rsidR="00B35705">
        <w:rPr>
          <w:rFonts w:ascii="Times New Roman" w:hAnsi="Times New Roman" w:cs="Times New Roman"/>
          <w:i/>
          <w:iCs/>
        </w:rPr>
        <w:t>in</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sidR="00B35705">
        <w:rPr>
          <w:rFonts w:ascii="Times New Roman" w:hAnsi="Times New Roman" w:cs="Times New Roman"/>
          <w:i/>
          <w:iCs/>
        </w:rPr>
        <w:t>and</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152"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152"/>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proofErr w:type="spellStart"/>
      <w:r w:rsidR="00E33D8C" w:rsidRPr="00E33D8C">
        <w:rPr>
          <w:rFonts w:ascii="Times New Roman" w:hAnsi="Times New Roman" w:cs="Times New Roman"/>
          <w:i/>
          <w:iCs/>
        </w:rPr>
        <w:t>lrd</w:t>
      </w:r>
      <w:proofErr w:type="spellEnd"/>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151"/>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33FCBF2D" w:rsidR="00812173" w:rsidRPr="004B0208" w:rsidRDefault="009A23A2" w:rsidP="00812173">
      <w:pPr>
        <w:spacing w:line="240" w:lineRule="auto"/>
        <w:contextualSpacing/>
        <w:rPr>
          <w:rFonts w:ascii="Times New Roman" w:hAnsi="Times New Roman" w:cs="Times New Roman"/>
          <w:i/>
          <w:iCs/>
        </w:rPr>
      </w:pPr>
      <w:r>
        <w:rPr>
          <w:rFonts w:ascii="Times New Roman" w:hAnsi="Times New Roman" w:cs="Times New Roman"/>
          <w:i/>
          <w:iCs/>
        </w:rPr>
        <w:t xml:space="preserve">Mean Recall rates </w:t>
      </w:r>
      <w:r w:rsidR="00B35705">
        <w:rPr>
          <w:rFonts w:ascii="Times New Roman" w:hAnsi="Times New Roman" w:cs="Times New Roman"/>
          <w:i/>
          <w:iCs/>
        </w:rPr>
        <w:t xml:space="preserve">as a Function of Human Coded and </w:t>
      </w:r>
      <w:proofErr w:type="spellStart"/>
      <w:r w:rsidR="00B35705">
        <w:rPr>
          <w:rFonts w:ascii="Times New Roman" w:hAnsi="Times New Roman" w:cs="Times New Roman"/>
          <w:i/>
          <w:iCs/>
        </w:rPr>
        <w:t>lrd</w:t>
      </w:r>
      <w:proofErr w:type="spellEnd"/>
      <w:r w:rsidR="00B35705">
        <w:rPr>
          <w:rFonts w:ascii="Times New Roman" w:hAnsi="Times New Roman" w:cs="Times New Roman"/>
          <w:i/>
          <w:iCs/>
        </w:rPr>
        <w:t xml:space="preserve"> Scored Data Collapsed Across A</w:t>
      </w:r>
      <w:r w:rsidR="00B35705" w:rsidRPr="004B0208">
        <w:rPr>
          <w:rFonts w:ascii="Times New Roman" w:hAnsi="Times New Roman" w:cs="Times New Roman"/>
          <w:i/>
          <w:iCs/>
        </w:rPr>
        <w:t xml:space="preserve">ssociative </w:t>
      </w:r>
      <w:r w:rsidR="00B35705">
        <w:rPr>
          <w:rFonts w:ascii="Times New Roman" w:hAnsi="Times New Roman" w:cs="Times New Roman"/>
          <w:i/>
          <w:iCs/>
        </w:rPr>
        <w:t>D</w:t>
      </w:r>
      <w:r w:rsidR="00B35705" w:rsidRPr="004B0208">
        <w:rPr>
          <w:rFonts w:ascii="Times New Roman" w:hAnsi="Times New Roman" w:cs="Times New Roman"/>
          <w:i/>
          <w:iCs/>
        </w:rPr>
        <w:t xml:space="preserve">irection </w:t>
      </w:r>
      <w:r w:rsidR="00B35705">
        <w:rPr>
          <w:rFonts w:ascii="Times New Roman" w:hAnsi="Times New Roman" w:cs="Times New Roman"/>
          <w:i/>
          <w:iCs/>
        </w:rPr>
        <w:t>Items</w:t>
      </w:r>
      <w:r w:rsidR="00B35705" w:rsidRPr="004B0208">
        <w:rPr>
          <w:rFonts w:ascii="Times New Roman" w:hAnsi="Times New Roman" w:cs="Times New Roman"/>
          <w:i/>
          <w:iCs/>
        </w:rPr>
        <w:t xml:space="preserve"> </w:t>
      </w:r>
      <w:r w:rsidR="00B35705">
        <w:rPr>
          <w:rFonts w:ascii="Times New Roman" w:hAnsi="Times New Roman" w:cs="Times New Roman"/>
          <w:i/>
          <w:iCs/>
        </w:rPr>
        <w:t>in</w:t>
      </w:r>
      <w:r w:rsidR="00B35705"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sidR="00B35705">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proofErr w:type="spellStart"/>
      <w:r w:rsidR="008976BA">
        <w:rPr>
          <w:rFonts w:ascii="Times New Roman" w:hAnsi="Times New Roman" w:cs="Times New Roman"/>
          <w:i/>
          <w:iCs/>
        </w:rPr>
        <w:t>lrd</w:t>
      </w:r>
      <w:proofErr w:type="spellEnd"/>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153"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proofErr w:type="spellStart"/>
      <w:r w:rsidR="00DB0D79">
        <w:rPr>
          <w:rFonts w:ascii="Times New Roman" w:hAnsi="Times New Roman"/>
          <w:i/>
          <w:iCs/>
        </w:rPr>
        <w:t>lrd</w:t>
      </w:r>
      <w:proofErr w:type="spellEnd"/>
      <w:r w:rsidR="00DB0D79">
        <w:rPr>
          <w:rFonts w:ascii="Times New Roman" w:hAnsi="Times New Roman"/>
          <w:i/>
          <w:iCs/>
        </w:rPr>
        <w:t xml:space="preserve"> </w:t>
      </w:r>
      <w:r w:rsidR="00DB0D79" w:rsidRPr="00DB0D79">
        <w:rPr>
          <w:rFonts w:ascii="Times New Roman" w:hAnsi="Times New Roman"/>
        </w:rPr>
        <w:t xml:space="preserve">columns indicate </w:t>
      </w:r>
      <w:proofErr w:type="spellStart"/>
      <w:r w:rsidR="00DB0D79" w:rsidRPr="00DB0D79">
        <w:rPr>
          <w:rFonts w:ascii="Times New Roman" w:hAnsi="Times New Roman"/>
        </w:rPr>
        <w:t>Levenshtein</w:t>
      </w:r>
      <w:proofErr w:type="spellEnd"/>
      <w:r w:rsidR="00DB0D79" w:rsidRPr="00DB0D79">
        <w:rPr>
          <w:rFonts w:ascii="Times New Roman" w:hAnsi="Times New Roman"/>
        </w:rPr>
        <w:t xml:space="preserve">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proofErr w:type="spellStart"/>
      <w:r w:rsidR="00036277" w:rsidRPr="00DB0D79">
        <w:rPr>
          <w:rFonts w:ascii="Times New Roman" w:hAnsi="Times New Roman" w:cs="Times New Roman"/>
          <w:i/>
          <w:iCs/>
        </w:rPr>
        <w:t>lrd</w:t>
      </w:r>
      <w:proofErr w:type="spellEnd"/>
      <w:r w:rsidR="00036277" w:rsidRPr="00DB0D79">
        <w:rPr>
          <w:rFonts w:ascii="Times New Roman" w:hAnsi="Times New Roman" w:cs="Times New Roman"/>
        </w:rPr>
        <w:t xml:space="preserve"> percentage.</w:t>
      </w:r>
    </w:p>
    <w:bookmarkEnd w:id="153"/>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commentRangeStart w:id="154"/>
      <w:r w:rsidRPr="0036606D">
        <w:rPr>
          <w:rFonts w:ascii="Times New Roman" w:hAnsi="Times New Roman" w:cs="Times New Roman"/>
        </w:rPr>
        <w:lastRenderedPageBreak/>
        <w:t>Table 11</w:t>
      </w:r>
      <w:commentRangeEnd w:id="154"/>
      <w:r w:rsidR="00C33CC5">
        <w:rPr>
          <w:rStyle w:val="CommentReference"/>
        </w:rPr>
        <w:commentReference w:id="154"/>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74088">
      <w:pPr>
        <w:spacing w:after="0" w:line="360" w:lineRule="auto"/>
        <w:contextualSpacing/>
        <w:rPr>
          <w:rFonts w:ascii="Times New Roman" w:hAnsi="Times New Roman" w:cs="Times New Roman"/>
          <w:i/>
          <w:iCs/>
        </w:rPr>
      </w:pPr>
    </w:p>
    <w:p w14:paraId="5F0C6650" w14:textId="57764097" w:rsidR="00203F12" w:rsidRPr="0090012D" w:rsidRDefault="0090012D" w:rsidP="00A74088">
      <w:pPr>
        <w:spacing w:after="0" w:line="36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proofErr w:type="spellStart"/>
      <w:r w:rsidR="004D19D8">
        <w:rPr>
          <w:rFonts w:ascii="Courier New" w:hAnsi="Courier New" w:cs="Courier New"/>
          <w:sz w:val="20"/>
          <w:szCs w:val="20"/>
        </w:rPr>
        <w:t>prop.correct</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39E061CF" w14:textId="5A122B41" w:rsidR="006A725E" w:rsidRPr="00BF06DE" w:rsidRDefault="006A725E" w:rsidP="00BF06DE">
      <w:pPr>
        <w:spacing w:line="240" w:lineRule="auto"/>
        <w:contextualSpacing/>
        <w:rPr>
          <w:rFonts w:ascii="Times New Roman" w:hAnsi="Times New Roman" w:cs="Times New Roman"/>
        </w:rPr>
      </w:pPr>
      <w:commentRangeStart w:id="155"/>
      <w:commentRangeStart w:id="156"/>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commentRangeEnd w:id="155"/>
      <w:r w:rsidR="004D19D8" w:rsidRPr="00BF06DE">
        <w:rPr>
          <w:rStyle w:val="CommentReference"/>
          <w:sz w:val="22"/>
          <w:szCs w:val="22"/>
        </w:rPr>
        <w:commentReference w:id="155"/>
      </w:r>
      <w:commentRangeEnd w:id="156"/>
      <w:r w:rsidR="00336345">
        <w:rPr>
          <w:rStyle w:val="CommentReference"/>
        </w:rPr>
        <w:commentReference w:id="156"/>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110B3695"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w:t>
      </w:r>
      <w:proofErr w:type="spellStart"/>
      <w:r w:rsidR="006A725E" w:rsidRPr="00BF06DE">
        <w:rPr>
          <w:rFonts w:ascii="Times New Roman" w:hAnsi="Times New Roman" w:cs="Times New Roman"/>
          <w:i/>
          <w:iCs/>
        </w:rPr>
        <w:t>lrd</w:t>
      </w:r>
      <w:proofErr w:type="spellEnd"/>
      <w:r w:rsidR="006A725E" w:rsidRPr="00BF06DE">
        <w:rPr>
          <w:rFonts w:ascii="Times New Roman" w:hAnsi="Times New Roman" w:cs="Times New Roman"/>
          <w:i/>
          <w:iCs/>
        </w:rPr>
        <w:t xml:space="preserve">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157" w:name="_Hlk47442509"/>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157"/>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285247" w:rsidRDefault="00EE13CA" w:rsidP="00EE13CA">
      <w:pPr>
        <w:spacing w:line="480" w:lineRule="auto"/>
        <w:contextualSpacing/>
        <w:rPr>
          <w:rFonts w:ascii="Times New Roman" w:hAnsi="Times New Roman" w:cs="Times New Roman"/>
        </w:rPr>
      </w:pPr>
      <w:commentRangeStart w:id="158"/>
      <w:commentRangeStart w:id="159"/>
      <w:r w:rsidRPr="00285247">
        <w:rPr>
          <w:rFonts w:ascii="Times New Roman" w:hAnsi="Times New Roman" w:cs="Times New Roman"/>
        </w:rPr>
        <w:lastRenderedPageBreak/>
        <w:t xml:space="preserve">Table </w:t>
      </w:r>
      <w:r w:rsidR="00203F12">
        <w:rPr>
          <w:rFonts w:ascii="Times New Roman" w:hAnsi="Times New Roman" w:cs="Times New Roman"/>
        </w:rPr>
        <w:t>13</w:t>
      </w:r>
      <w:commentRangeEnd w:id="158"/>
      <w:r w:rsidR="004D19D8">
        <w:rPr>
          <w:rStyle w:val="CommentReference"/>
        </w:rPr>
        <w:commentReference w:id="158"/>
      </w:r>
      <w:commentRangeEnd w:id="159"/>
      <w:r w:rsidR="00282ED6">
        <w:rPr>
          <w:rStyle w:val="CommentReference"/>
        </w:rPr>
        <w:commentReference w:id="159"/>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285247" w14:paraId="172E9ABA" w14:textId="67DBBE25" w:rsidTr="00C33CC5">
        <w:trPr>
          <w:trHeight w:val="440"/>
        </w:trPr>
        <w:tc>
          <w:tcPr>
            <w:tcW w:w="1350" w:type="dxa"/>
            <w:tcBorders>
              <w:left w:val="nil"/>
              <w:bottom w:val="nil"/>
              <w:right w:val="nil"/>
            </w:tcBorders>
          </w:tcPr>
          <w:p w14:paraId="031EB9DB" w14:textId="0536F9CD" w:rsidR="00C33CC5" w:rsidRPr="007F445A"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C33CC5" w:rsidRPr="007F445A"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4C00C" w14:textId="50838FF9" w:rsidR="00C33CC5" w:rsidRPr="007F445A"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6B086C91" w14:textId="79F2812E"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3D39D935" w14:textId="0759E792"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F4E9AB2" w14:textId="17E92FB2"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c>
          <w:tcPr>
            <w:tcW w:w="1071" w:type="dxa"/>
            <w:tcBorders>
              <w:left w:val="nil"/>
              <w:bottom w:val="nil"/>
              <w:right w:val="nil"/>
            </w:tcBorders>
          </w:tcPr>
          <w:p w14:paraId="741A72C5" w14:textId="6CE2896F" w:rsidR="00C33CC5" w:rsidRPr="00C33CC5" w:rsidRDefault="00C33CC5" w:rsidP="00A44ADE">
            <w:pPr>
              <w:spacing w:afterLines="160" w:after="384" w:line="480" w:lineRule="auto"/>
              <w:contextualSpacing/>
              <w:jc w:val="center"/>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5</w:t>
            </w:r>
          </w:p>
        </w:tc>
      </w:tr>
      <w:tr w:rsidR="00C33CC5" w:rsidRPr="00285247" w14:paraId="6531790B" w14:textId="35B1EDE5" w:rsidTr="00C33CC5">
        <w:tc>
          <w:tcPr>
            <w:tcW w:w="1350" w:type="dxa"/>
            <w:tcBorders>
              <w:top w:val="single" w:sz="4" w:space="0" w:color="auto"/>
              <w:left w:val="nil"/>
              <w:bottom w:val="nil"/>
              <w:right w:val="nil"/>
            </w:tcBorders>
          </w:tcPr>
          <w:p w14:paraId="71F29261" w14:textId="5896000F"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Ad</w:t>
            </w:r>
            <w:r w:rsidR="00E73042">
              <w:rPr>
                <w:rFonts w:ascii="Times New Roman" w:hAnsi="Times New Roman" w:cs="Times New Roman"/>
              </w:rPr>
              <w:t>-</w:t>
            </w:r>
            <w:r>
              <w:rPr>
                <w:rFonts w:ascii="Times New Roman" w:hAnsi="Times New Roman" w:cs="Times New Roman"/>
              </w:rPr>
              <w:t>hoc</w:t>
            </w:r>
          </w:p>
        </w:tc>
        <w:tc>
          <w:tcPr>
            <w:tcW w:w="1071" w:type="dxa"/>
            <w:tcBorders>
              <w:top w:val="single" w:sz="4" w:space="0" w:color="auto"/>
              <w:left w:val="nil"/>
              <w:bottom w:val="nil"/>
              <w:right w:val="nil"/>
            </w:tcBorders>
          </w:tcPr>
          <w:p w14:paraId="01E69804" w14:textId="23ACA44A"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6627FD6" w14:textId="052306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BCEF8EF" w14:textId="4BA9AD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1E30982C" w14:textId="4AFBB301"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494A92C6" w14:textId="5F2536F3"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06004DA0" w14:textId="254BFEA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r>
      <w:tr w:rsidR="00C33CC5" w:rsidRPr="00285247" w14:paraId="63FB4670" w14:textId="54AEA806" w:rsidTr="00C33CC5">
        <w:tc>
          <w:tcPr>
            <w:tcW w:w="1350" w:type="dxa"/>
            <w:tcBorders>
              <w:top w:val="nil"/>
              <w:left w:val="nil"/>
              <w:bottom w:val="nil"/>
              <w:right w:val="nil"/>
            </w:tcBorders>
          </w:tcPr>
          <w:p w14:paraId="35FD8C97" w14:textId="5B662E41"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4D7488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3FF2663D" w14:textId="0C3A28CC"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5149040E" w14:textId="587A2E3D"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792D7B61" w14:textId="62E6F5C9"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60E32076" w14:textId="48F4320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4B70D129" w14:textId="519B02C5"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r>
      <w:tr w:rsidR="00C33CC5" w:rsidRPr="00285247" w14:paraId="6EA76E5E" w14:textId="4214E9B6" w:rsidTr="00C33CC5">
        <w:tc>
          <w:tcPr>
            <w:tcW w:w="1350" w:type="dxa"/>
            <w:tcBorders>
              <w:top w:val="nil"/>
              <w:left w:val="nil"/>
              <w:bottom w:val="single" w:sz="4" w:space="0" w:color="auto"/>
              <w:right w:val="nil"/>
            </w:tcBorders>
          </w:tcPr>
          <w:p w14:paraId="76AB698C" w14:textId="3AA9AF2C" w:rsidR="00C33CC5"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54E7F9A0"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0E59FEE1" w14:textId="0C1B78C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2D93AA8C" w14:textId="695E8B83"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1502882A" w14:textId="75C3FBA8"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1D2E7BCA" w14:textId="3D863837"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3756C076" w14:textId="3D71D3A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6A0DC11B"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w:t>
      </w:r>
      <w:r w:rsidR="00336345">
        <w:rPr>
          <w:rFonts w:ascii="Times New Roman" w:hAnsi="Times New Roman" w:cs="Times New Roman"/>
        </w:rPr>
        <w:t xml:space="preserve">study </w:t>
      </w:r>
      <w:r>
        <w:rPr>
          <w:rFonts w:ascii="Times New Roman" w:hAnsi="Times New Roman" w:cs="Times New Roman"/>
        </w:rPr>
        <w:t>lists</w:t>
      </w:r>
      <w:r w:rsidR="00336345">
        <w:rPr>
          <w:rFonts w:ascii="Times New Roman" w:hAnsi="Times New Roman" w:cs="Times New Roman"/>
        </w:rPr>
        <w:t xml:space="preserve"> conditions</w:t>
      </w:r>
      <w:r>
        <w:rPr>
          <w:rFonts w:ascii="Times New Roman" w:hAnsi="Times New Roman" w:cs="Times New Roman"/>
        </w:rPr>
        <w:t xml:space="preserve"> used in Huff et al. (2018). </w:t>
      </w:r>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proofErr w:type="spellStart"/>
      <w:r w:rsidRPr="00285247">
        <w:rPr>
          <w:rFonts w:ascii="Times New Roman" w:hAnsi="Times New Roman" w:cs="Times New Roman"/>
          <w:i/>
          <w:iCs/>
        </w:rPr>
        <w:t>lrd</w:t>
      </w:r>
      <w:proofErr w:type="spellEnd"/>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160"/>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160"/>
      <w:r w:rsidR="00AF6128">
        <w:rPr>
          <w:rStyle w:val="CommentReference"/>
        </w:rPr>
        <w:commentReference w:id="160"/>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D726F3" w:rsidRDefault="00D726F3">
      <w:pPr>
        <w:pStyle w:val="CommentText"/>
      </w:pPr>
      <w:r>
        <w:rPr>
          <w:rStyle w:val="CommentReference"/>
        </w:rPr>
        <w:annotationRef/>
      </w:r>
      <w:r>
        <w:t xml:space="preserve">Do you want to OSF or put </w:t>
      </w:r>
      <w:proofErr w:type="spellStart"/>
      <w:r>
        <w:t>github</w:t>
      </w:r>
      <w:proofErr w:type="spellEnd"/>
      <w:r>
        <w:t xml:space="preserve"> here? </w:t>
      </w:r>
    </w:p>
  </w:comment>
  <w:comment w:id="1" w:author="Nicholas Maxwell" w:date="2020-10-29T11:15:00Z" w:initials="NM">
    <w:p w14:paraId="22D4F0C0" w14:textId="42F70631" w:rsidR="00D726F3" w:rsidRDefault="00D726F3">
      <w:pPr>
        <w:pStyle w:val="CommentText"/>
      </w:pPr>
      <w:r>
        <w:rPr>
          <w:rStyle w:val="CommentReference"/>
        </w:rPr>
        <w:annotationRef/>
      </w:r>
      <w:r>
        <w:t>Reminder that I need to update these</w:t>
      </w:r>
    </w:p>
  </w:comment>
  <w:comment w:id="2" w:author="Nick Maxwell" w:date="2020-11-12T13:58:00Z" w:initials="NM">
    <w:p w14:paraId="46081691" w14:textId="5FADB4BF" w:rsidR="00D726F3" w:rsidRDefault="00D726F3">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D726F3" w:rsidRDefault="00D726F3">
      <w:pPr>
        <w:pStyle w:val="CommentText"/>
      </w:pPr>
      <w:r>
        <w:rPr>
          <w:rStyle w:val="CommentReference"/>
        </w:rPr>
        <w:annotationRef/>
      </w:r>
      <w:r>
        <w:t xml:space="preserve">Do I need to do anything here for this? </w:t>
      </w:r>
    </w:p>
  </w:comment>
  <w:comment w:id="8" w:author="Erin M. Buchanan" w:date="2020-12-21T17:56:00Z" w:initials="EMB">
    <w:p w14:paraId="06036C72" w14:textId="202A609E" w:rsidR="00D726F3" w:rsidRDefault="00D726F3">
      <w:pPr>
        <w:pStyle w:val="CommentText"/>
      </w:pPr>
      <w:r>
        <w:rPr>
          <w:rStyle w:val="CommentReference"/>
        </w:rPr>
        <w:annotationRef/>
      </w:r>
      <w:proofErr w:type="spellStart"/>
      <w:r>
        <w:t>Sicne</w:t>
      </w:r>
      <w:proofErr w:type="spellEnd"/>
      <w:r>
        <w:t xml:space="preserve"> it’s a package and an app</w:t>
      </w:r>
    </w:p>
  </w:comment>
  <w:comment w:id="21" w:author="Erin M. Buchanan" w:date="2020-12-21T18:00:00Z" w:initials="EMB">
    <w:p w14:paraId="1FC2129A" w14:textId="1843931C" w:rsidR="00D726F3" w:rsidRDefault="00D726F3">
      <w:pPr>
        <w:pStyle w:val="CommentText"/>
      </w:pPr>
      <w:r>
        <w:rPr>
          <w:rStyle w:val="CommentReference"/>
        </w:rPr>
        <w:annotationRef/>
      </w:r>
      <w:r>
        <w:t xml:space="preserve">Just a suggestion here since recall is a surprise sometimes </w:t>
      </w:r>
    </w:p>
  </w:comment>
  <w:comment w:id="26" w:author="Erin M. Buchanan" w:date="2020-12-21T18:01:00Z" w:initials="EMB">
    <w:p w14:paraId="2EB65D2C" w14:textId="16F1626F" w:rsidR="00D726F3" w:rsidRDefault="00D726F3">
      <w:pPr>
        <w:pStyle w:val="CommentText"/>
      </w:pPr>
      <w:r>
        <w:rPr>
          <w:rStyle w:val="CommentReference"/>
        </w:rPr>
        <w:annotationRef/>
      </w:r>
      <w:r>
        <w:t xml:space="preserve">Is this sentence necessary? </w:t>
      </w:r>
    </w:p>
  </w:comment>
  <w:comment w:id="27" w:author="Erin M. Buchanan" w:date="2020-12-21T18:06:00Z" w:initials="EMB">
    <w:p w14:paraId="21B20A82" w14:textId="09E5F18F" w:rsidR="00D726F3" w:rsidRDefault="00D726F3">
      <w:pPr>
        <w:pStyle w:val="CommentText"/>
      </w:pPr>
      <w:r>
        <w:rPr>
          <w:rStyle w:val="CommentReference"/>
        </w:rPr>
        <w:annotationRef/>
      </w:r>
      <w:r>
        <w:t xml:space="preserve">May work better in the paragraph below </w:t>
      </w:r>
    </w:p>
  </w:comment>
  <w:comment w:id="32" w:author="Erin M. Buchanan" w:date="2020-12-21T18:04:00Z" w:initials="EMB">
    <w:p w14:paraId="3E5272E1" w14:textId="0CAE9C62" w:rsidR="00D726F3" w:rsidRDefault="00D726F3">
      <w:pPr>
        <w:pStyle w:val="CommentText"/>
      </w:pPr>
      <w:r>
        <w:rPr>
          <w:rStyle w:val="CommentReference"/>
        </w:rPr>
        <w:annotationRef/>
      </w:r>
      <w:r>
        <w:t xml:space="preserve">There’s probably a better citation here – this one is just for the norms, not how the norms predict recall. Cite </w:t>
      </w:r>
      <w:proofErr w:type="gramStart"/>
      <w:r>
        <w:t>yourself ?</w:t>
      </w:r>
      <w:proofErr w:type="gramEnd"/>
      <w:r>
        <w:t xml:space="preserve"> </w:t>
      </w:r>
    </w:p>
  </w:comment>
  <w:comment w:id="35" w:author="Erin M. Buchanan" w:date="2020-12-21T18:06:00Z" w:initials="EMB">
    <w:p w14:paraId="4F45F277" w14:textId="77777777" w:rsidR="00D726F3" w:rsidRDefault="00D726F3">
      <w:pPr>
        <w:pStyle w:val="CommentText"/>
      </w:pPr>
      <w:r>
        <w:rPr>
          <w:rStyle w:val="CommentReference"/>
        </w:rPr>
        <w:annotationRef/>
      </w:r>
      <w:r>
        <w:t xml:space="preserve">I would also say, it’s an easier study to run now with computers/the internet. I think you are half saying that but maybe more explicit here. </w:t>
      </w:r>
    </w:p>
    <w:p w14:paraId="7142EA8A" w14:textId="77777777" w:rsidR="00D726F3" w:rsidRDefault="00D726F3">
      <w:pPr>
        <w:pStyle w:val="CommentText"/>
      </w:pPr>
    </w:p>
    <w:p w14:paraId="3517A2EA" w14:textId="77777777" w:rsidR="00D726F3" w:rsidRDefault="00D726F3">
      <w:pPr>
        <w:pStyle w:val="CommentText"/>
      </w:pPr>
      <w:r>
        <w:t xml:space="preserve">It’s also a </w:t>
      </w:r>
      <w:proofErr w:type="spellStart"/>
      <w:proofErr w:type="gramStart"/>
      <w:r>
        <w:t>well known</w:t>
      </w:r>
      <w:proofErr w:type="spellEnd"/>
      <w:proofErr w:type="gramEnd"/>
      <w:r>
        <w:t xml:space="preserve"> paradigm, so maybe here a bit softer … it’s not the internet that drives these pubs but certainly helps make it faster. </w:t>
      </w:r>
    </w:p>
    <w:p w14:paraId="149CB6FF" w14:textId="77777777" w:rsidR="00D726F3" w:rsidRDefault="00D726F3">
      <w:pPr>
        <w:pStyle w:val="CommentText"/>
      </w:pPr>
    </w:p>
    <w:p w14:paraId="72FE82AE" w14:textId="0E7AE1F9" w:rsidR="00D726F3" w:rsidRDefault="00D726F3">
      <w:pPr>
        <w:pStyle w:val="CommentText"/>
      </w:pPr>
      <w:r>
        <w:t xml:space="preserve">Then a transition sentence here that the internet has also make it much </w:t>
      </w:r>
      <w:proofErr w:type="spellStart"/>
      <w:r>
        <w:t>much</w:t>
      </w:r>
      <w:proofErr w:type="spellEnd"/>
      <w:r>
        <w:t xml:space="preserve"> easier to collect lexical information. That may help connect the dots here, since it appears to jump from cue-recall studies to norming studies. </w:t>
      </w:r>
    </w:p>
  </w:comment>
  <w:comment w:id="36" w:author="Erin M. Buchanan" w:date="2020-12-21T18:09:00Z" w:initials="EMB">
    <w:p w14:paraId="177C5531" w14:textId="5A3DE368" w:rsidR="00D726F3" w:rsidRDefault="00D726F3">
      <w:pPr>
        <w:pStyle w:val="CommentText"/>
      </w:pPr>
      <w:r>
        <w:rPr>
          <w:rStyle w:val="CommentReference"/>
        </w:rPr>
        <w:annotationRef/>
      </w:r>
      <w:proofErr w:type="gramStart"/>
      <w:r>
        <w:t>Yes</w:t>
      </w:r>
      <w:proofErr w:type="gramEnd"/>
      <w:r>
        <w:t xml:space="preserve"> good like this set of two sentences good way to tie together </w:t>
      </w:r>
    </w:p>
  </w:comment>
  <w:comment w:id="37" w:author="Erin M. Buchanan" w:date="2020-12-21T18:09:00Z" w:initials="EMB">
    <w:p w14:paraId="44E12EEF" w14:textId="7BEBBED4" w:rsidR="00D726F3" w:rsidRDefault="00D726F3">
      <w:pPr>
        <w:pStyle w:val="CommentText"/>
      </w:pPr>
      <w:r>
        <w:rPr>
          <w:rStyle w:val="CommentReference"/>
        </w:rPr>
        <w:annotationRef/>
      </w:r>
      <w:r>
        <w:t>Lexical data can be a lot of different things, maybe lexical text data? Like numbers aren’t hard to crunch but text requires special processing to make this argument stronger</w:t>
      </w:r>
    </w:p>
  </w:comment>
  <w:comment w:id="38" w:author="Erin M. Buchanan" w:date="2020-12-21T18:10:00Z" w:initials="EMB">
    <w:p w14:paraId="27F69698" w14:textId="0FB681E7" w:rsidR="00D726F3" w:rsidRDefault="00D726F3">
      <w:pPr>
        <w:pStyle w:val="CommentText"/>
      </w:pPr>
      <w:r>
        <w:rPr>
          <w:rStyle w:val="CommentReference"/>
        </w:rPr>
        <w:annotationRef/>
      </w:r>
      <w:r>
        <w:t xml:space="preserve">Great argument </w:t>
      </w:r>
    </w:p>
  </w:comment>
  <w:comment w:id="39" w:author="Erin M. Buchanan" w:date="2020-12-21T18:10:00Z" w:initials="EMB">
    <w:p w14:paraId="7CF47B22" w14:textId="32E7F087" w:rsidR="00D726F3" w:rsidRDefault="00D726F3">
      <w:pPr>
        <w:pStyle w:val="CommentText"/>
      </w:pPr>
      <w:r>
        <w:rPr>
          <w:rStyle w:val="CommentReference"/>
        </w:rPr>
        <w:annotationRef/>
      </w:r>
      <w:r>
        <w:t xml:space="preserve">At this point we’ve mostly focused on cued recall – maybe the beginning of the </w:t>
      </w:r>
      <w:proofErr w:type="spellStart"/>
      <w:r>
        <w:t>the</w:t>
      </w:r>
      <w:proofErr w:type="spellEnd"/>
      <w:r>
        <w:t xml:space="preserve"> previous paragraph could also incorporate free recall? Or also incorporate here it’s the same idea as cued, there’s a key </w:t>
      </w:r>
    </w:p>
  </w:comment>
  <w:comment w:id="67" w:author="Erin M. Buchanan" w:date="2020-12-21T18:22:00Z" w:initials="EMB">
    <w:p w14:paraId="05EF4494" w14:textId="4424FA64" w:rsidR="00D726F3" w:rsidRDefault="00D726F3">
      <w:pPr>
        <w:pStyle w:val="CommentText"/>
      </w:pPr>
      <w:r>
        <w:rPr>
          <w:rStyle w:val="CommentReference"/>
        </w:rPr>
        <w:annotationRef/>
      </w:r>
      <w:r>
        <w:t xml:space="preserve">Let’s cite the shiny package too </w:t>
      </w:r>
    </w:p>
  </w:comment>
  <w:comment w:id="68" w:author="Nicholas Maxwell" w:date="2020-11-30T12:14:00Z" w:initials="NM">
    <w:p w14:paraId="1F65B922" w14:textId="2CAAA3D6" w:rsidR="00D726F3" w:rsidRDefault="00D726F3">
      <w:pPr>
        <w:pStyle w:val="CommentText"/>
      </w:pPr>
      <w:r>
        <w:rPr>
          <w:rStyle w:val="CommentReference"/>
        </w:rPr>
        <w:annotationRef/>
      </w:r>
      <w:r>
        <w:t>Installation section should be fine</w:t>
      </w:r>
    </w:p>
  </w:comment>
  <w:comment w:id="83" w:author="Erin M. Buchanan" w:date="2020-12-21T20:48:00Z" w:initials="EMB">
    <w:p w14:paraId="1375F0BB" w14:textId="574AEF03" w:rsidR="00D726F3" w:rsidRDefault="00D726F3">
      <w:pPr>
        <w:pStyle w:val="CommentText"/>
      </w:pPr>
      <w:r>
        <w:rPr>
          <w:rStyle w:val="CommentReference"/>
        </w:rPr>
        <w:annotationRef/>
      </w:r>
      <w:r>
        <w:t xml:space="preserve">Here I mean </w:t>
      </w:r>
      <w:proofErr w:type="spellStart"/>
      <w:r>
        <w:t>cran</w:t>
      </w:r>
      <w:proofErr w:type="spellEnd"/>
      <w:r>
        <w:t xml:space="preserve"> but </w:t>
      </w:r>
      <w:proofErr w:type="spellStart"/>
      <w:r>
        <w:t>devtools</w:t>
      </w:r>
      <w:proofErr w:type="spellEnd"/>
      <w:r>
        <w:t xml:space="preserve"> always works even for </w:t>
      </w:r>
      <w:proofErr w:type="spellStart"/>
      <w:r>
        <w:t>cran</w:t>
      </w:r>
      <w:proofErr w:type="spellEnd"/>
      <w:r>
        <w:t xml:space="preserve"> packages. </w:t>
      </w:r>
    </w:p>
  </w:comment>
  <w:comment w:id="85" w:author="Erin M. Buchanan" w:date="2020-12-22T14:02:00Z" w:initials="EMB">
    <w:p w14:paraId="71094E19" w14:textId="5CE3C3E5" w:rsidR="00D726F3" w:rsidRDefault="00D726F3">
      <w:pPr>
        <w:pStyle w:val="CommentText"/>
      </w:pPr>
      <w:r>
        <w:rPr>
          <w:rStyle w:val="CommentReference"/>
        </w:rPr>
        <w:annotationRef/>
      </w:r>
      <w:r>
        <w:t xml:space="preserve">Turned off tracking for this section so it wasn’t bonkers </w:t>
      </w:r>
    </w:p>
  </w:comment>
  <w:comment w:id="87" w:author="Erin M. Buchanan" w:date="2020-12-22T14:10:00Z" w:initials="EMB">
    <w:p w14:paraId="463A2BC4" w14:textId="3678AACD" w:rsidR="00D726F3" w:rsidRDefault="00D726F3">
      <w:pPr>
        <w:pStyle w:val="CommentText"/>
      </w:pPr>
      <w:r>
        <w:rPr>
          <w:rStyle w:val="CommentReference"/>
        </w:rPr>
        <w:annotationRef/>
      </w:r>
      <w:r>
        <w:t xml:space="preserve">Maybe we can put this in an invisible table to increase the font size? </w:t>
      </w:r>
    </w:p>
  </w:comment>
  <w:comment w:id="88" w:author="Erin M. Buchanan" w:date="2020-12-22T14:21:00Z" w:initials="EMB">
    <w:p w14:paraId="3B73AE86" w14:textId="56910879" w:rsidR="00D726F3" w:rsidRDefault="00D726F3">
      <w:pPr>
        <w:pStyle w:val="CommentText"/>
      </w:pPr>
      <w:r>
        <w:rPr>
          <w:rStyle w:val="CommentReference"/>
        </w:rPr>
        <w:annotationRef/>
      </w:r>
      <w:r>
        <w:t>cite</w:t>
      </w:r>
    </w:p>
  </w:comment>
  <w:comment w:id="99" w:author="Nick Maxwell" w:date="2020-11-14T13:02:00Z" w:initials="NM">
    <w:p w14:paraId="0F432552" w14:textId="1453A563" w:rsidR="00D726F3" w:rsidRDefault="00D726F3">
      <w:pPr>
        <w:pStyle w:val="CommentText"/>
      </w:pPr>
      <w:r>
        <w:rPr>
          <w:rStyle w:val="CommentReference"/>
        </w:rPr>
        <w:annotationRef/>
      </w:r>
      <w:r>
        <w:t>This section is done.</w:t>
      </w:r>
    </w:p>
  </w:comment>
  <w:comment w:id="100" w:author="Nick Maxwell" w:date="2020-11-12T14:08:00Z" w:initials="NM">
    <w:p w14:paraId="2D865E26" w14:textId="7E841CAE" w:rsidR="00D726F3" w:rsidRDefault="00D726F3">
      <w:pPr>
        <w:pStyle w:val="CommentText"/>
      </w:pPr>
      <w:r>
        <w:rPr>
          <w:rStyle w:val="CommentReference"/>
        </w:rPr>
        <w:annotationRef/>
      </w:r>
      <w:r>
        <w:t>Okay, this section is done. Ended up remaking this dataset</w:t>
      </w:r>
    </w:p>
  </w:comment>
  <w:comment w:id="101" w:author="Nick Maxwell" w:date="2020-11-14T13:02:00Z" w:initials="NM">
    <w:p w14:paraId="3B6D019B" w14:textId="3EB05F41" w:rsidR="00D726F3" w:rsidRDefault="00D726F3">
      <w:pPr>
        <w:pStyle w:val="CommentText"/>
      </w:pPr>
      <w:r>
        <w:rPr>
          <w:rStyle w:val="CommentReference"/>
        </w:rPr>
        <w:annotationRef/>
      </w:r>
      <w:r>
        <w:t>This section is finished.</w:t>
      </w:r>
    </w:p>
  </w:comment>
  <w:comment w:id="102" w:author="Nicholas Maxwell" w:date="2020-11-13T10:58:00Z" w:initials="NM">
    <w:p w14:paraId="3C73B27D" w14:textId="132BF9CB" w:rsidR="00D726F3" w:rsidRDefault="00D726F3">
      <w:pPr>
        <w:pStyle w:val="CommentText"/>
      </w:pPr>
      <w:r>
        <w:rPr>
          <w:rStyle w:val="CommentReference"/>
        </w:rPr>
        <w:annotationRef/>
      </w:r>
      <w:r>
        <w:t xml:space="preserve">Is there a technical term for this? </w:t>
      </w:r>
      <w:proofErr w:type="spellStart"/>
      <w:r>
        <w:t>Its</w:t>
      </w:r>
      <w:proofErr w:type="spellEnd"/>
      <w:r>
        <w:t xml:space="preserve"> like a list of lists or something.</w:t>
      </w:r>
    </w:p>
  </w:comment>
  <w:comment w:id="105" w:author="Nick Maxwell" w:date="2020-11-14T13:14:00Z" w:initials="NM">
    <w:p w14:paraId="640E62F5" w14:textId="212D360B" w:rsidR="00D726F3" w:rsidRDefault="00D726F3">
      <w:pPr>
        <w:pStyle w:val="CommentText"/>
      </w:pPr>
      <w:r>
        <w:rPr>
          <w:rStyle w:val="CommentReference"/>
        </w:rPr>
        <w:annotationRef/>
      </w:r>
      <w:r>
        <w:t>This section is just about done, just need to update the OSF links. This dataset is the “wide data” from the package</w:t>
      </w:r>
    </w:p>
  </w:comment>
  <w:comment w:id="106" w:author="Nicholas Maxwell" w:date="2020-12-01T10:39:00Z" w:initials="NM">
    <w:p w14:paraId="4D061AFA" w14:textId="0925C886" w:rsidR="00D726F3" w:rsidRDefault="00D726F3">
      <w:pPr>
        <w:pStyle w:val="CommentText"/>
      </w:pPr>
      <w:r>
        <w:rPr>
          <w:rStyle w:val="CommentReference"/>
        </w:rPr>
        <w:annotationRef/>
      </w:r>
      <w:r>
        <w:t>Okay, this section is up to date</w:t>
      </w:r>
    </w:p>
  </w:comment>
  <w:comment w:id="107" w:author="Nick Maxwell" w:date="2020-11-12T14:09:00Z" w:initials="NM">
    <w:p w14:paraId="405CF8F6" w14:textId="75D02B14" w:rsidR="00D726F3" w:rsidRDefault="00D726F3">
      <w:pPr>
        <w:pStyle w:val="CommentText"/>
      </w:pPr>
      <w:r>
        <w:rPr>
          <w:rStyle w:val="CommentReference"/>
        </w:rPr>
        <w:annotationRef/>
      </w:r>
      <w:r>
        <w:t>This section is fixed.</w:t>
      </w:r>
    </w:p>
  </w:comment>
  <w:comment w:id="108" w:author="Nick Maxwell" w:date="2020-11-14T15:07:00Z" w:initials="NM">
    <w:p w14:paraId="0DF696D5" w14:textId="7FCA22DC" w:rsidR="00D726F3" w:rsidRDefault="00D726F3">
      <w:pPr>
        <w:pStyle w:val="CommentText"/>
      </w:pPr>
      <w:r>
        <w:rPr>
          <w:rStyle w:val="CommentReference"/>
        </w:rPr>
        <w:annotationRef/>
      </w:r>
      <w:r>
        <w:t>Okay, this section is finished!</w:t>
      </w:r>
    </w:p>
  </w:comment>
  <w:comment w:id="109" w:author="Nick Maxwell" w:date="2020-11-14T15:12:00Z" w:initials="NM">
    <w:p w14:paraId="73795AB3" w14:textId="60641A43" w:rsidR="00D726F3" w:rsidRDefault="00D726F3">
      <w:pPr>
        <w:pStyle w:val="CommentText"/>
      </w:pPr>
      <w:r>
        <w:rPr>
          <w:rStyle w:val="CommentReference"/>
        </w:rPr>
        <w:annotationRef/>
      </w:r>
      <w:r>
        <w:t>All of this will need redoing to match all the cool new shiny dashboard stuff. Currently this section still describes the old app</w:t>
      </w:r>
    </w:p>
  </w:comment>
  <w:comment w:id="110" w:author="Nick Maxwell" w:date="2020-08-04T09:38:00Z" w:initials="NM">
    <w:p w14:paraId="5234DE55" w14:textId="3403C0EB" w:rsidR="00D726F3" w:rsidRDefault="00D726F3">
      <w:pPr>
        <w:pStyle w:val="CommentText"/>
      </w:pPr>
      <w:r>
        <w:rPr>
          <w:rStyle w:val="CommentReference"/>
        </w:rPr>
        <w:annotationRef/>
      </w:r>
      <w:r>
        <w:t>Need to remember to update all the figures once Erin finishes the shiny stuff</w:t>
      </w:r>
    </w:p>
  </w:comment>
  <w:comment w:id="111" w:author="Nick Maxwell" w:date="2020-11-14T15:16:00Z" w:initials="NM">
    <w:p w14:paraId="7BA404EA" w14:textId="40BEBB27" w:rsidR="00D726F3" w:rsidRDefault="00D726F3">
      <w:pPr>
        <w:pStyle w:val="CommentText"/>
      </w:pPr>
      <w:r>
        <w:rPr>
          <w:rStyle w:val="CommentReference"/>
        </w:rPr>
        <w:annotationRef/>
      </w:r>
      <w:r>
        <w:t>Okay, shiny is basically done. Will update the screenshots once this section gets written up!</w:t>
      </w:r>
    </w:p>
  </w:comment>
  <w:comment w:id="112" w:author="Nick Maxwell" w:date="2020-10-12T08:42:00Z" w:initials="NM">
    <w:p w14:paraId="18F3B79D" w14:textId="69D6064C" w:rsidR="00D726F3" w:rsidRDefault="00D726F3">
      <w:pPr>
        <w:pStyle w:val="CommentText"/>
      </w:pPr>
      <w:r>
        <w:rPr>
          <w:rStyle w:val="CommentReference"/>
        </w:rPr>
        <w:annotationRef/>
      </w:r>
      <w:r>
        <w:t>Describe Free recall panel here. Also plotting functions and arrange data tab</w:t>
      </w:r>
    </w:p>
  </w:comment>
  <w:comment w:id="113" w:author="Nick Maxwell" w:date="2020-10-12T08:42:00Z" w:initials="NM">
    <w:p w14:paraId="4E976AD8" w14:textId="36030C96" w:rsidR="00D726F3" w:rsidRDefault="00D726F3">
      <w:pPr>
        <w:pStyle w:val="CommentText"/>
      </w:pPr>
      <w:r>
        <w:rPr>
          <w:rStyle w:val="CommentReference"/>
        </w:rPr>
        <w:annotationRef/>
      </w:r>
      <w:r>
        <w:t>And describe sentence panel here.</w:t>
      </w:r>
    </w:p>
  </w:comment>
  <w:comment w:id="114" w:author="Nick Maxwell" w:date="2020-11-14T15:17:00Z" w:initials="NM">
    <w:p w14:paraId="0E641450" w14:textId="79185BAA" w:rsidR="00D726F3" w:rsidRDefault="00D726F3">
      <w:pPr>
        <w:pStyle w:val="CommentText"/>
      </w:pPr>
      <w:r>
        <w:rPr>
          <w:rStyle w:val="CommentReference"/>
        </w:rPr>
        <w:annotationRef/>
      </w:r>
      <w:r>
        <w:t>This section should now be updated.</w:t>
      </w:r>
    </w:p>
  </w:comment>
  <w:comment w:id="115" w:author="Nick Maxwell" w:date="2020-11-14T15:20:00Z" w:initials="NM">
    <w:p w14:paraId="36AD6DD4" w14:textId="1732A1EC" w:rsidR="00D726F3" w:rsidRDefault="00D726F3">
      <w:pPr>
        <w:pStyle w:val="CommentText"/>
      </w:pPr>
      <w:r>
        <w:rPr>
          <w:rStyle w:val="CommentReference"/>
        </w:rPr>
        <w:annotationRef/>
      </w:r>
      <w:r>
        <w:t>Okay, this section has been updated to replace percent match w/ Levenshtein</w:t>
      </w:r>
    </w:p>
  </w:comment>
  <w:comment w:id="116" w:author="Nick Maxwell" w:date="2020-11-14T15:21:00Z" w:initials="NM">
    <w:p w14:paraId="1935E18D" w14:textId="0B6EA5A0" w:rsidR="00D726F3" w:rsidRDefault="00D726F3">
      <w:pPr>
        <w:pStyle w:val="CommentText"/>
      </w:pPr>
      <w:r>
        <w:rPr>
          <w:rStyle w:val="CommentReference"/>
        </w:rPr>
        <w:annotationRef/>
      </w:r>
      <w:r>
        <w:t>This section is up to date too.</w:t>
      </w:r>
    </w:p>
  </w:comment>
  <w:comment w:id="118" w:author="Nick Maxwell" w:date="2020-10-12T08:45:00Z" w:initials="NM">
    <w:p w14:paraId="5139433F" w14:textId="0D895CED" w:rsidR="00D726F3" w:rsidRDefault="00D726F3">
      <w:pPr>
        <w:pStyle w:val="CommentText"/>
      </w:pPr>
      <w:r>
        <w:rPr>
          <w:rStyle w:val="CommentReference"/>
        </w:rPr>
        <w:annotationRef/>
      </w:r>
      <w:r>
        <w:t>Need to rerun these analyses</w:t>
      </w:r>
    </w:p>
  </w:comment>
  <w:comment w:id="119" w:author="Nick Maxwell" w:date="2020-11-12T16:39:00Z" w:initials="NM">
    <w:p w14:paraId="0BB7A885" w14:textId="3B06D4C4" w:rsidR="00D726F3" w:rsidRDefault="00D726F3">
      <w:pPr>
        <w:pStyle w:val="CommentText"/>
      </w:pPr>
      <w:r>
        <w:rPr>
          <w:rStyle w:val="CommentReference"/>
        </w:rPr>
        <w:annotationRef/>
      </w:r>
      <w:r>
        <w:t>Analyses have been run. Need to start updating this</w:t>
      </w:r>
    </w:p>
  </w:comment>
  <w:comment w:id="120" w:author="Nicholas Maxwell" w:date="2020-11-25T11:58:00Z" w:initials="NM">
    <w:p w14:paraId="7B505E7E" w14:textId="1805DA36" w:rsidR="00D726F3" w:rsidRDefault="00D726F3">
      <w:pPr>
        <w:pStyle w:val="CommentText"/>
      </w:pPr>
      <w:r>
        <w:rPr>
          <w:rStyle w:val="CommentReference"/>
        </w:rPr>
        <w:annotationRef/>
      </w:r>
      <w:r>
        <w:t>Okay, the results section for cued recall is finished!</w:t>
      </w:r>
    </w:p>
  </w:comment>
  <w:comment w:id="122" w:author="Nick Maxwell" w:date="2020-11-15T13:41:00Z" w:initials="NM">
    <w:p w14:paraId="19520D64" w14:textId="420BC462" w:rsidR="00D726F3" w:rsidRDefault="00D726F3">
      <w:pPr>
        <w:pStyle w:val="CommentText"/>
      </w:pPr>
      <w:r>
        <w:rPr>
          <w:rStyle w:val="CommentReference"/>
        </w:rPr>
        <w:annotationRef/>
      </w:r>
      <w:r>
        <w:t>Done with this section!</w:t>
      </w:r>
    </w:p>
  </w:comment>
  <w:comment w:id="124" w:author="Nick Maxwell" w:date="2020-11-15T13:58:00Z" w:initials="NM">
    <w:p w14:paraId="18B9DE10" w14:textId="322D9B86" w:rsidR="00D726F3" w:rsidRDefault="00D726F3">
      <w:pPr>
        <w:pStyle w:val="CommentText"/>
      </w:pPr>
      <w:r>
        <w:rPr>
          <w:rStyle w:val="CommentReference"/>
        </w:rPr>
        <w:annotationRef/>
      </w:r>
      <w:r>
        <w:t>Okay, this section is done!</w:t>
      </w:r>
    </w:p>
  </w:comment>
  <w:comment w:id="126" w:author="Nick Maxwell" w:date="2020-10-12T08:45:00Z" w:initials="NM">
    <w:p w14:paraId="10BDD95C" w14:textId="5A089057" w:rsidR="00D726F3" w:rsidRDefault="00D726F3">
      <w:pPr>
        <w:pStyle w:val="CommentText"/>
      </w:pPr>
      <w:r>
        <w:rPr>
          <w:rStyle w:val="CommentReference"/>
        </w:rPr>
        <w:annotationRef/>
      </w:r>
      <w:r>
        <w:t>Okay, this section should be fine.</w:t>
      </w:r>
    </w:p>
  </w:comment>
  <w:comment w:id="127" w:author="Nick Maxwell" w:date="2020-11-15T14:04:00Z" w:initials="NM">
    <w:p w14:paraId="3D07062A" w14:textId="4985B7C0" w:rsidR="00D726F3" w:rsidRDefault="00D726F3">
      <w:pPr>
        <w:pStyle w:val="CommentText"/>
      </w:pPr>
      <w:r>
        <w:rPr>
          <w:rStyle w:val="CommentReference"/>
        </w:rPr>
        <w:annotationRef/>
      </w:r>
      <w:r>
        <w:t>Need to double check this table</w:t>
      </w:r>
    </w:p>
  </w:comment>
  <w:comment w:id="128" w:author="Nicholas Maxwell" w:date="2020-11-17T08:56:00Z" w:initials="NM">
    <w:p w14:paraId="4E71EFB8" w14:textId="201549D0" w:rsidR="00D726F3" w:rsidRDefault="00D726F3">
      <w:pPr>
        <w:pStyle w:val="CommentText"/>
      </w:pPr>
      <w:r>
        <w:rPr>
          <w:rStyle w:val="CommentReference"/>
        </w:rPr>
        <w:annotationRef/>
      </w:r>
      <w:r>
        <w:t>Table 11 has been updated and this section is finished.</w:t>
      </w:r>
    </w:p>
  </w:comment>
  <w:comment w:id="129" w:author="Nicholas Maxwell" w:date="2020-11-17T08:59:00Z" w:initials="NM">
    <w:p w14:paraId="103D66E3" w14:textId="616A09AA" w:rsidR="00D726F3" w:rsidRDefault="00D726F3">
      <w:pPr>
        <w:pStyle w:val="CommentText"/>
      </w:pPr>
      <w:r>
        <w:rPr>
          <w:rStyle w:val="CommentReference"/>
        </w:rPr>
        <w:annotationRef/>
      </w:r>
      <w:r>
        <w:t>This section is done!</w:t>
      </w:r>
    </w:p>
  </w:comment>
  <w:comment w:id="133" w:author="Nicholas Maxwell" w:date="2020-11-25T13:47:00Z" w:initials="NM">
    <w:p w14:paraId="1F6FD100" w14:textId="13A0AB99" w:rsidR="00D726F3" w:rsidRDefault="00D726F3">
      <w:pPr>
        <w:pStyle w:val="CommentText"/>
      </w:pPr>
      <w:r>
        <w:rPr>
          <w:rStyle w:val="CommentReference"/>
        </w:rPr>
        <w:annotationRef/>
      </w:r>
      <w:r>
        <w:t>This section is finished</w:t>
      </w:r>
    </w:p>
  </w:comment>
  <w:comment w:id="134" w:author="Nicholas Maxwell" w:date="2020-11-25T14:14:00Z" w:initials="NM">
    <w:p w14:paraId="21AAD5D9" w14:textId="2A5CFB97" w:rsidR="00D726F3" w:rsidRDefault="00D726F3">
      <w:pPr>
        <w:pStyle w:val="CommentText"/>
      </w:pPr>
      <w:r>
        <w:rPr>
          <w:rStyle w:val="CommentReference"/>
        </w:rPr>
        <w:annotationRef/>
      </w:r>
      <w:r>
        <w:t>Okay this section and the corresponding table is finished.</w:t>
      </w:r>
    </w:p>
  </w:comment>
  <w:comment w:id="135" w:author="Nick Maxwell" w:date="2020-10-12T08:46:00Z" w:initials="NM">
    <w:p w14:paraId="414306B2" w14:textId="340B11F8" w:rsidR="00D726F3" w:rsidRDefault="00D726F3">
      <w:pPr>
        <w:pStyle w:val="CommentText"/>
      </w:pPr>
      <w:r>
        <w:rPr>
          <w:rStyle w:val="CommentReference"/>
        </w:rPr>
        <w:annotationRef/>
      </w:r>
      <w:r>
        <w:t>I feel like having a set of analyses where we validate the sentence function would be important for consistency, but I don’t have a set of published data I could use.</w:t>
      </w:r>
    </w:p>
  </w:comment>
  <w:comment w:id="136" w:author="Nicholas Maxwell" w:date="2020-11-25T14:16:00Z" w:initials="NM">
    <w:p w14:paraId="3C32FFB0" w14:textId="59470F76" w:rsidR="00D726F3" w:rsidRDefault="00D726F3">
      <w:pPr>
        <w:pStyle w:val="CommentText"/>
      </w:pPr>
      <w:r>
        <w:rPr>
          <w:rStyle w:val="CommentReference"/>
        </w:rPr>
        <w:annotationRef/>
      </w:r>
      <w:r>
        <w:t>Okay, updated the conclusion!</w:t>
      </w:r>
    </w:p>
  </w:comment>
  <w:comment w:id="137" w:author="Nick Maxwell" w:date="2020-10-12T08:47:00Z" w:initials="NM">
    <w:p w14:paraId="26188528" w14:textId="28B7DD36" w:rsidR="00D726F3" w:rsidRDefault="00D726F3">
      <w:pPr>
        <w:pStyle w:val="CommentText"/>
      </w:pPr>
      <w:r>
        <w:rPr>
          <w:rStyle w:val="CommentReference"/>
        </w:rPr>
        <w:annotationRef/>
      </w:r>
      <w:r>
        <w:t>Most of these tables will need to be remade.</w:t>
      </w:r>
    </w:p>
  </w:comment>
  <w:comment w:id="138" w:author="Nicholas Maxwell" w:date="2020-11-25T13:46:00Z" w:initials="NM">
    <w:p w14:paraId="39113CD8" w14:textId="6D05A8CE" w:rsidR="00D726F3" w:rsidRDefault="00D726F3">
      <w:pPr>
        <w:pStyle w:val="CommentText"/>
      </w:pPr>
      <w:r>
        <w:rPr>
          <w:rStyle w:val="CommentReference"/>
        </w:rPr>
        <w:annotationRef/>
      </w:r>
      <w:r>
        <w:t>Will redo this table once the function description section gets reworked</w:t>
      </w:r>
    </w:p>
  </w:comment>
  <w:comment w:id="139" w:author="Erin M. Buchanan" w:date="2020-12-22T15:01:00Z" w:initials="EMB">
    <w:p w14:paraId="54DA0008" w14:textId="0FA53702" w:rsidR="00D726F3" w:rsidRDefault="00D726F3">
      <w:pPr>
        <w:pStyle w:val="CommentText"/>
      </w:pPr>
      <w:r>
        <w:rPr>
          <w:rStyle w:val="CommentReference"/>
        </w:rPr>
        <w:annotationRef/>
      </w:r>
      <w:r>
        <w:t>Instead of tables I vote for code block sections</w:t>
      </w:r>
    </w:p>
  </w:comment>
  <w:comment w:id="143" w:author="Nick Maxwell" w:date="2020-10-24T17:06:00Z" w:initials="NM">
    <w:p w14:paraId="1F684E64" w14:textId="562E1F32" w:rsidR="00D726F3" w:rsidRDefault="00D726F3">
      <w:pPr>
        <w:pStyle w:val="CommentText"/>
      </w:pPr>
      <w:r>
        <w:rPr>
          <w:rStyle w:val="CommentReference"/>
        </w:rPr>
        <w:annotationRef/>
      </w:r>
      <w:r>
        <w:t>Will need to update this table to reflect changes to scoring functions</w:t>
      </w:r>
    </w:p>
  </w:comment>
  <w:comment w:id="144" w:author="Nicholas Maxwell" w:date="2020-11-17T09:08:00Z" w:initials="NM">
    <w:p w14:paraId="27413F4C" w14:textId="2930DEC0" w:rsidR="00D726F3" w:rsidRDefault="00D726F3">
      <w:pPr>
        <w:pStyle w:val="CommentText"/>
      </w:pPr>
      <w:r>
        <w:rPr>
          <w:rStyle w:val="CommentReference"/>
        </w:rPr>
        <w:annotationRef/>
      </w:r>
      <w:r>
        <w:t xml:space="preserve">Okay, I think this table is </w:t>
      </w:r>
      <w:proofErr w:type="gramStart"/>
      <w:r>
        <w:t>fine</w:t>
      </w:r>
      <w:proofErr w:type="gramEnd"/>
      <w:r>
        <w:t xml:space="preserve"> but I need double check that no other columns need to be included</w:t>
      </w:r>
    </w:p>
  </w:comment>
  <w:comment w:id="154" w:author="Nicholas Maxwell" w:date="2020-11-17T09:08:00Z" w:initials="NM">
    <w:p w14:paraId="2024DA81" w14:textId="1DF881B3" w:rsidR="00D726F3" w:rsidRDefault="00D726F3">
      <w:pPr>
        <w:pStyle w:val="CommentText"/>
      </w:pPr>
      <w:r>
        <w:rPr>
          <w:rStyle w:val="CommentReference"/>
        </w:rPr>
        <w:annotationRef/>
      </w:r>
      <w:r>
        <w:t>This table is updated!</w:t>
      </w:r>
    </w:p>
  </w:comment>
  <w:comment w:id="155" w:author="Nicholas Maxwell" w:date="2020-11-16T15:20:00Z" w:initials="NM">
    <w:p w14:paraId="2C04E0E1" w14:textId="2E3C7A0C" w:rsidR="00D726F3" w:rsidRDefault="00D726F3">
      <w:pPr>
        <w:pStyle w:val="CommentText"/>
      </w:pPr>
      <w:r>
        <w:rPr>
          <w:rStyle w:val="CommentReference"/>
        </w:rPr>
        <w:annotationRef/>
      </w:r>
      <w:r>
        <w:t>Need to update this table</w:t>
      </w:r>
    </w:p>
  </w:comment>
  <w:comment w:id="156" w:author="Nicholas Maxwell" w:date="2020-11-25T13:42:00Z" w:initials="NM">
    <w:p w14:paraId="18B0F7FE" w14:textId="42F2AF29" w:rsidR="00D726F3" w:rsidRDefault="00D726F3">
      <w:pPr>
        <w:pStyle w:val="CommentText"/>
      </w:pPr>
      <w:r>
        <w:rPr>
          <w:rStyle w:val="CommentReference"/>
        </w:rPr>
        <w:annotationRef/>
      </w:r>
      <w:r>
        <w:t>Updated!</w:t>
      </w:r>
    </w:p>
  </w:comment>
  <w:comment w:id="158" w:author="Nicholas Maxwell" w:date="2020-11-16T15:20:00Z" w:initials="NM">
    <w:p w14:paraId="03F512A2" w14:textId="48101510" w:rsidR="00D726F3" w:rsidRDefault="00D726F3">
      <w:pPr>
        <w:pStyle w:val="CommentText"/>
      </w:pPr>
      <w:r>
        <w:rPr>
          <w:rStyle w:val="CommentReference"/>
        </w:rPr>
        <w:annotationRef/>
      </w:r>
      <w:r>
        <w:t>Need to update this table</w:t>
      </w:r>
    </w:p>
  </w:comment>
  <w:comment w:id="159" w:author="Nicholas Maxwell" w:date="2020-11-25T13:45:00Z" w:initials="NM">
    <w:p w14:paraId="7C01A48B" w14:textId="12298A11" w:rsidR="00D726F3" w:rsidRDefault="00D726F3">
      <w:pPr>
        <w:pStyle w:val="CommentText"/>
      </w:pPr>
      <w:r>
        <w:rPr>
          <w:rStyle w:val="CommentReference"/>
        </w:rPr>
        <w:annotationRef/>
      </w:r>
      <w:r>
        <w:t>Updated!</w:t>
      </w:r>
    </w:p>
  </w:comment>
  <w:comment w:id="160" w:author="Nicholas Maxwell" w:date="2020-11-17T09:11:00Z" w:initials="NM">
    <w:p w14:paraId="7EA2ED78" w14:textId="39F4255A" w:rsidR="00D726F3" w:rsidRDefault="00D726F3">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22D4F0C0" w15:done="0"/>
  <w15:commentEx w15:paraId="46081691" w15:done="0"/>
  <w15:commentEx w15:paraId="40EBB5AF" w15:paraIdParent="46081691" w15:done="0"/>
  <w15:commentEx w15:paraId="06036C72" w15:done="0"/>
  <w15:commentEx w15:paraId="1FC2129A" w15:done="0"/>
  <w15:commentEx w15:paraId="2EB65D2C" w15:done="0"/>
  <w15:commentEx w15:paraId="21B20A82" w15:paraIdParent="2EB65D2C" w15:done="0"/>
  <w15:commentEx w15:paraId="3E5272E1" w15:done="0"/>
  <w15:commentEx w15:paraId="72FE82AE" w15:done="0"/>
  <w15:commentEx w15:paraId="177C5531" w15:done="0"/>
  <w15:commentEx w15:paraId="44E12EEF" w15:done="0"/>
  <w15:commentEx w15:paraId="27F69698" w15:done="0"/>
  <w15:commentEx w15:paraId="7CF47B22" w15:done="0"/>
  <w15:commentEx w15:paraId="05EF4494" w15:done="0"/>
  <w15:commentEx w15:paraId="1F65B922" w15:done="0"/>
  <w15:commentEx w15:paraId="1375F0BB" w15:done="0"/>
  <w15:commentEx w15:paraId="71094E19" w15:done="0"/>
  <w15:commentEx w15:paraId="463A2BC4" w15:done="0"/>
  <w15:commentEx w15:paraId="3B73AE86" w15:done="0"/>
  <w15:commentEx w15:paraId="0F432552" w15:done="0"/>
  <w15:commentEx w15:paraId="2D865E26" w15:done="0"/>
  <w15:commentEx w15:paraId="3B6D019B" w15:done="0"/>
  <w15:commentEx w15:paraId="3C73B27D" w15:done="0"/>
  <w15:commentEx w15:paraId="640E62F5" w15:done="0"/>
  <w15:commentEx w15:paraId="4D061AFA" w15:paraIdParent="640E62F5" w15:done="0"/>
  <w15:commentEx w15:paraId="405CF8F6" w15:done="0"/>
  <w15:commentEx w15:paraId="0DF696D5" w15:done="0"/>
  <w15:commentEx w15:paraId="73795AB3" w15:done="0"/>
  <w15:commentEx w15:paraId="5234DE55" w15:done="0"/>
  <w15:commentEx w15:paraId="7BA404EA" w15:paraIdParent="5234DE55" w15:done="0"/>
  <w15:commentEx w15:paraId="18F3B79D" w15:done="0"/>
  <w15:commentEx w15:paraId="4E976AD8" w15:done="0"/>
  <w15:commentEx w15:paraId="0E641450" w15:done="0"/>
  <w15:commentEx w15:paraId="36AD6DD4" w15:done="0"/>
  <w15:commentEx w15:paraId="1935E18D" w15:done="0"/>
  <w15:commentEx w15:paraId="5139433F" w15:done="0"/>
  <w15:commentEx w15:paraId="0BB7A885" w15:paraIdParent="5139433F" w15:done="0"/>
  <w15:commentEx w15:paraId="7B505E7E" w15:paraIdParent="5139433F" w15:done="0"/>
  <w15:commentEx w15:paraId="19520D64" w15:done="0"/>
  <w15:commentEx w15:paraId="18B9DE10" w15:done="0"/>
  <w15:commentEx w15:paraId="10BDD95C" w15:done="0"/>
  <w15:commentEx w15:paraId="3D07062A" w15:done="0"/>
  <w15:commentEx w15:paraId="4E71EFB8" w15:paraIdParent="3D07062A" w15:done="0"/>
  <w15:commentEx w15:paraId="103D66E3" w15:done="0"/>
  <w15:commentEx w15:paraId="1F6FD100" w15:done="0"/>
  <w15:commentEx w15:paraId="21AAD5D9" w15:done="0"/>
  <w15:commentEx w15:paraId="414306B2" w15:done="0"/>
  <w15:commentEx w15:paraId="3C32FFB0" w15:done="0"/>
  <w15:commentEx w15:paraId="26188528" w15:done="0"/>
  <w15:commentEx w15:paraId="39113CD8" w15:paraIdParent="26188528" w15:done="0"/>
  <w15:commentEx w15:paraId="54DA0008" w15:paraIdParent="26188528" w15:done="0"/>
  <w15:commentEx w15:paraId="1F684E64" w15:done="0"/>
  <w15:commentEx w15:paraId="27413F4C" w15:paraIdParent="1F684E64" w15:done="0"/>
  <w15:commentEx w15:paraId="2024DA81" w15:done="0"/>
  <w15:commentEx w15:paraId="2C04E0E1" w15:done="0"/>
  <w15:commentEx w15:paraId="18B0F7FE" w15:paraIdParent="2C04E0E1" w15:done="0"/>
  <w15:commentEx w15:paraId="03F512A2" w15:done="0"/>
  <w15:commentEx w15:paraId="7C01A48B" w15:paraIdParent="03F512A2"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57BE05" w16cex:dateUtc="2020-11-12T19:58:00Z"/>
  <w16cex:commentExtensible w16cex:durableId="238B5AE8" w16cex:dateUtc="2020-12-21T22:33:00Z"/>
  <w16cex:commentExtensible w16cex:durableId="238B6065" w16cex:dateUtc="2020-12-21T22:56:00Z"/>
  <w16cex:commentExtensible w16cex:durableId="238B6136" w16cex:dateUtc="2020-12-21T23:00:00Z"/>
  <w16cex:commentExtensible w16cex:durableId="238B618E" w16cex:dateUtc="2020-12-21T23:01:00Z"/>
  <w16cex:commentExtensible w16cex:durableId="238B6289" w16cex:dateUtc="2020-12-21T23:06:00Z"/>
  <w16cex:commentExtensible w16cex:durableId="238B6243" w16cex:dateUtc="2020-12-21T23:04:00Z"/>
  <w16cex:commentExtensible w16cex:durableId="238B62B5" w16cex:dateUtc="2020-12-21T23:06:00Z"/>
  <w16cex:commentExtensible w16cex:durableId="238B633C" w16cex:dateUtc="2020-12-21T23:09:00Z"/>
  <w16cex:commentExtensible w16cex:durableId="238B635F" w16cex:dateUtc="2020-12-21T23:09:00Z"/>
  <w16cex:commentExtensible w16cex:durableId="238B6388" w16cex:dateUtc="2020-12-21T23:10:00Z"/>
  <w16cex:commentExtensible w16cex:durableId="238B6399" w16cex:dateUtc="2020-12-21T23:10:00Z"/>
  <w16cex:commentExtensible w16cex:durableId="238B6671" w16cex:dateUtc="2020-12-21T23:22:00Z"/>
  <w16cex:commentExtensible w16cex:durableId="238B88AC" w16cex:dateUtc="2020-12-22T01:48:00Z"/>
  <w16cex:commentExtensible w16cex:durableId="238C7B12" w16cex:dateUtc="2020-12-22T19:02:00Z"/>
  <w16cex:commentExtensible w16cex:durableId="238C7CCB" w16cex:dateUtc="2020-12-22T19:10:00Z"/>
  <w16cex:commentExtensible w16cex:durableId="238C7F66" w16cex:dateUtc="2020-12-22T19:21:00Z"/>
  <w16cex:commentExtensible w16cex:durableId="235A53DB" w16cex:dateUtc="2020-11-14T19:02:00Z"/>
  <w16cex:commentExtensible w16cex:durableId="2357C041" w16cex:dateUtc="2020-11-12T20:08:00Z"/>
  <w16cex:commentExtensible w16cex:durableId="235A53CB" w16cex:dateUtc="2020-11-14T19:02:00Z"/>
  <w16cex:commentExtensible w16cex:durableId="235A5699" w16cex:dateUtc="2020-11-14T19:14:00Z"/>
  <w16cex:commentExtensible w16cex:durableId="2357C08B" w16cex:dateUtc="2020-11-12T20:09:00Z"/>
  <w16cex:commentExtensible w16cex:durableId="235A7121" w16cex:dateUtc="2020-11-14T21:07: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5A7455" w16cex:dateUtc="2020-11-14T21:20:00Z"/>
  <w16cex:commentExtensible w16cex:durableId="235A747B" w16cex:dateUtc="2020-11-14T21:21: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8C88BD" w16cex:dateUtc="2020-12-22T20:01:00Z"/>
  <w16cex:commentExtensible w16cex:durableId="233EDD90" w16cex:dateUtc="2020-10-2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22D4F0C0" w16cid:durableId="234522C2"/>
  <w16cid:commentId w16cid:paraId="46081691" w16cid:durableId="2357BE05"/>
  <w16cid:commentId w16cid:paraId="40EBB5AF" w16cid:durableId="238B5AE8"/>
  <w16cid:commentId w16cid:paraId="06036C72" w16cid:durableId="238B6065"/>
  <w16cid:commentId w16cid:paraId="1FC2129A" w16cid:durableId="238B6136"/>
  <w16cid:commentId w16cid:paraId="2EB65D2C" w16cid:durableId="238B618E"/>
  <w16cid:commentId w16cid:paraId="21B20A82" w16cid:durableId="238B6289"/>
  <w16cid:commentId w16cid:paraId="3E5272E1" w16cid:durableId="238B6243"/>
  <w16cid:commentId w16cid:paraId="72FE82AE" w16cid:durableId="238B62B5"/>
  <w16cid:commentId w16cid:paraId="177C5531" w16cid:durableId="238B633C"/>
  <w16cid:commentId w16cid:paraId="44E12EEF" w16cid:durableId="238B635F"/>
  <w16cid:commentId w16cid:paraId="27F69698" w16cid:durableId="238B6388"/>
  <w16cid:commentId w16cid:paraId="7CF47B22" w16cid:durableId="238B6399"/>
  <w16cid:commentId w16cid:paraId="05EF4494" w16cid:durableId="238B6671"/>
  <w16cid:commentId w16cid:paraId="1F65B922" w16cid:durableId="236F60AC"/>
  <w16cid:commentId w16cid:paraId="1375F0BB" w16cid:durableId="238B88AC"/>
  <w16cid:commentId w16cid:paraId="71094E19" w16cid:durableId="238C7B12"/>
  <w16cid:commentId w16cid:paraId="463A2BC4" w16cid:durableId="238C7CCB"/>
  <w16cid:commentId w16cid:paraId="3B73AE86" w16cid:durableId="238C7F66"/>
  <w16cid:commentId w16cid:paraId="0F432552" w16cid:durableId="235A53DB"/>
  <w16cid:commentId w16cid:paraId="2D865E26" w16cid:durableId="2357C041"/>
  <w16cid:commentId w16cid:paraId="3B6D019B" w16cid:durableId="235A53CB"/>
  <w16cid:commentId w16cid:paraId="3C73B27D" w16cid:durableId="2358E564"/>
  <w16cid:commentId w16cid:paraId="640E62F5" w16cid:durableId="235A5699"/>
  <w16cid:commentId w16cid:paraId="4D061AFA" w16cid:durableId="23709BD2"/>
  <w16cid:commentId w16cid:paraId="405CF8F6" w16cid:durableId="2357C08B"/>
  <w16cid:commentId w16cid:paraId="0DF696D5" w16cid:durableId="235A7121"/>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36AD6DD4" w16cid:durableId="235A7455"/>
  <w16cid:commentId w16cid:paraId="1935E18D" w16cid:durableId="235A747B"/>
  <w16cid:commentId w16cid:paraId="5139433F" w16cid:durableId="232E9624"/>
  <w16cid:commentId w16cid:paraId="0BB7A885" w16cid:durableId="2357E3B4"/>
  <w16cid:commentId w16cid:paraId="7B505E7E" w16cid:durableId="2368C574"/>
  <w16cid:commentId w16cid:paraId="19520D64" w16cid:durableId="235BAE8D"/>
  <w16cid:commentId w16cid:paraId="18B9DE10" w16cid:durableId="235BB290"/>
  <w16cid:commentId w16cid:paraId="10BDD95C" w16cid:durableId="232E9646"/>
  <w16cid:commentId w16cid:paraId="3D07062A" w16cid:durableId="235BB3D3"/>
  <w16cid:commentId w16cid:paraId="4E71EFB8" w16cid:durableId="235E0ED1"/>
  <w16cid:commentId w16cid:paraId="103D66E3" w16cid:durableId="235E0F84"/>
  <w16cid:commentId w16cid:paraId="1F6FD100" w16cid:durableId="2368DEE7"/>
  <w16cid:commentId w16cid:paraId="21AAD5D9" w16cid:durableId="2368E53D"/>
  <w16cid:commentId w16cid:paraId="414306B2" w16cid:durableId="232E9677"/>
  <w16cid:commentId w16cid:paraId="3C32FFB0" w16cid:durableId="2368E5B6"/>
  <w16cid:commentId w16cid:paraId="26188528" w16cid:durableId="232E9694"/>
  <w16cid:commentId w16cid:paraId="39113CD8" w16cid:durableId="2368DEA4"/>
  <w16cid:commentId w16cid:paraId="54DA0008" w16cid:durableId="238C88BD"/>
  <w16cid:commentId w16cid:paraId="1F684E64" w16cid:durableId="233EDD90"/>
  <w16cid:commentId w16cid:paraId="27413F4C" w16cid:durableId="235E1174"/>
  <w16cid:commentId w16cid:paraId="2024DA81" w16cid:durableId="235E11AA"/>
  <w16cid:commentId w16cid:paraId="2C04E0E1" w16cid:durableId="235D174B"/>
  <w16cid:commentId w16cid:paraId="18B0F7FE" w16cid:durableId="2368DDCE"/>
  <w16cid:commentId w16cid:paraId="03F512A2" w16cid:durableId="235D1742"/>
  <w16cid:commentId w16cid:paraId="7C01A48B" w16cid:durableId="2368DE72"/>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F5526" w14:textId="77777777" w:rsidR="00463375" w:rsidRDefault="00463375" w:rsidP="0088097E">
      <w:pPr>
        <w:spacing w:after="0" w:line="240" w:lineRule="auto"/>
      </w:pPr>
      <w:r>
        <w:separator/>
      </w:r>
    </w:p>
  </w:endnote>
  <w:endnote w:type="continuationSeparator" w:id="0">
    <w:p w14:paraId="76F74C44" w14:textId="77777777" w:rsidR="00463375" w:rsidRDefault="00463375"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2788AD" w14:textId="77777777" w:rsidR="00463375" w:rsidRDefault="00463375" w:rsidP="0088097E">
      <w:pPr>
        <w:spacing w:after="0" w:line="240" w:lineRule="auto"/>
      </w:pPr>
      <w:r>
        <w:separator/>
      </w:r>
    </w:p>
  </w:footnote>
  <w:footnote w:type="continuationSeparator" w:id="0">
    <w:p w14:paraId="3DDBF30C" w14:textId="77777777" w:rsidR="00463375" w:rsidRDefault="00463375" w:rsidP="0088097E">
      <w:pPr>
        <w:spacing w:after="0" w:line="240" w:lineRule="auto"/>
      </w:pPr>
      <w:r>
        <w:continuationSeparator/>
      </w:r>
    </w:p>
  </w:footnote>
  <w:footnote w:id="1">
    <w:p w14:paraId="04B8F107" w14:textId="08EF9530" w:rsidR="00D726F3" w:rsidRPr="007B6CCB" w:rsidRDefault="00D726F3">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D726F3" w:rsidRPr="002A6FCE" w:rsidRDefault="00D726F3">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D726F3" w:rsidRDefault="00D726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D726F3" w:rsidRPr="0088097E" w:rsidRDefault="00D726F3">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D726F3" w:rsidRPr="0088097E" w:rsidRDefault="00D726F3">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3D7"/>
    <w:rsid w:val="00016EC6"/>
    <w:rsid w:val="00016FFD"/>
    <w:rsid w:val="00020529"/>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767B"/>
    <w:rsid w:val="000400B6"/>
    <w:rsid w:val="00040767"/>
    <w:rsid w:val="00041A08"/>
    <w:rsid w:val="00042E86"/>
    <w:rsid w:val="00043202"/>
    <w:rsid w:val="00043850"/>
    <w:rsid w:val="00044DA5"/>
    <w:rsid w:val="00046688"/>
    <w:rsid w:val="00052649"/>
    <w:rsid w:val="00052894"/>
    <w:rsid w:val="00055AEE"/>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2D4A"/>
    <w:rsid w:val="000F38A4"/>
    <w:rsid w:val="000F3F7B"/>
    <w:rsid w:val="000F4A19"/>
    <w:rsid w:val="000F4E39"/>
    <w:rsid w:val="000F6B23"/>
    <w:rsid w:val="00100F9A"/>
    <w:rsid w:val="001029C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3086"/>
    <w:rsid w:val="001360BD"/>
    <w:rsid w:val="00137681"/>
    <w:rsid w:val="00147EF1"/>
    <w:rsid w:val="00151B48"/>
    <w:rsid w:val="00152FBB"/>
    <w:rsid w:val="00153223"/>
    <w:rsid w:val="001558C5"/>
    <w:rsid w:val="00155D0B"/>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536B"/>
    <w:rsid w:val="00196902"/>
    <w:rsid w:val="00196E14"/>
    <w:rsid w:val="00196F16"/>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D70"/>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38D"/>
    <w:rsid w:val="002D0B7C"/>
    <w:rsid w:val="002D5924"/>
    <w:rsid w:val="002E0ED5"/>
    <w:rsid w:val="002E121C"/>
    <w:rsid w:val="002E1964"/>
    <w:rsid w:val="002E1DF0"/>
    <w:rsid w:val="002E2BB5"/>
    <w:rsid w:val="002E3AB8"/>
    <w:rsid w:val="002E55C2"/>
    <w:rsid w:val="002E72E1"/>
    <w:rsid w:val="002F0143"/>
    <w:rsid w:val="002F0E12"/>
    <w:rsid w:val="002F3805"/>
    <w:rsid w:val="002F4564"/>
    <w:rsid w:val="002F5D07"/>
    <w:rsid w:val="003007E2"/>
    <w:rsid w:val="00300D0F"/>
    <w:rsid w:val="00302C67"/>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36345"/>
    <w:rsid w:val="00340696"/>
    <w:rsid w:val="003442D7"/>
    <w:rsid w:val="0034481E"/>
    <w:rsid w:val="00346F6B"/>
    <w:rsid w:val="00350418"/>
    <w:rsid w:val="00350E31"/>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0410"/>
    <w:rsid w:val="00421CDB"/>
    <w:rsid w:val="00423F00"/>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3375"/>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2DE7"/>
    <w:rsid w:val="005548AA"/>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408E"/>
    <w:rsid w:val="006A4291"/>
    <w:rsid w:val="006A4E91"/>
    <w:rsid w:val="006A5E74"/>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72D"/>
    <w:rsid w:val="00703E63"/>
    <w:rsid w:val="00704B32"/>
    <w:rsid w:val="00707755"/>
    <w:rsid w:val="007103E7"/>
    <w:rsid w:val="00710E1D"/>
    <w:rsid w:val="0071124E"/>
    <w:rsid w:val="00712AEC"/>
    <w:rsid w:val="00712CC0"/>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40CE8"/>
    <w:rsid w:val="00841C23"/>
    <w:rsid w:val="00841E69"/>
    <w:rsid w:val="00844D04"/>
    <w:rsid w:val="008454F8"/>
    <w:rsid w:val="00845519"/>
    <w:rsid w:val="00845717"/>
    <w:rsid w:val="00847DC5"/>
    <w:rsid w:val="0085043A"/>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24E7"/>
    <w:rsid w:val="009D4C1E"/>
    <w:rsid w:val="009E01F4"/>
    <w:rsid w:val="009E1679"/>
    <w:rsid w:val="009E182A"/>
    <w:rsid w:val="009E2C4D"/>
    <w:rsid w:val="009E410F"/>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49AB"/>
    <w:rsid w:val="00A557F1"/>
    <w:rsid w:val="00A55EF3"/>
    <w:rsid w:val="00A562E1"/>
    <w:rsid w:val="00A56444"/>
    <w:rsid w:val="00A56C3F"/>
    <w:rsid w:val="00A60693"/>
    <w:rsid w:val="00A60B1B"/>
    <w:rsid w:val="00A60EC5"/>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698E"/>
    <w:rsid w:val="00A97E0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80DC0"/>
    <w:rsid w:val="00B8118C"/>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E25F3"/>
    <w:rsid w:val="00BE5060"/>
    <w:rsid w:val="00BE5517"/>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1D0E"/>
    <w:rsid w:val="00D726F3"/>
    <w:rsid w:val="00D7314C"/>
    <w:rsid w:val="00D7402F"/>
    <w:rsid w:val="00D761E8"/>
    <w:rsid w:val="00D768EF"/>
    <w:rsid w:val="00D80BB8"/>
    <w:rsid w:val="00D80BF8"/>
    <w:rsid w:val="00D82073"/>
    <w:rsid w:val="00D829D5"/>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4706</TotalTime>
  <Pages>58</Pages>
  <Words>11124</Words>
  <Characters>63408</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Erin M. Buchanan</cp:lastModifiedBy>
  <cp:revision>383</cp:revision>
  <cp:lastPrinted>2020-06-05T15:46:00Z</cp:lastPrinted>
  <dcterms:created xsi:type="dcterms:W3CDTF">2020-06-05T19:14:00Z</dcterms:created>
  <dcterms:modified xsi:type="dcterms:W3CDTF">2020-12-22T20:15:00Z</dcterms:modified>
</cp:coreProperties>
</file>